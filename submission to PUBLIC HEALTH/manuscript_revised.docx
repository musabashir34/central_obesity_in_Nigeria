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149C" w:rsidRDefault="003C67DE">
      <w:pPr>
        <w:pStyle w:val="BodyText"/>
      </w:pPr>
      <w:r>
        <w:t xml:space="preserve">ABSTRACT </w:t>
      </w:r>
    </w:p>
    <w:p w:rsidR="0069149C" w:rsidRDefault="003C67DE">
      <w:pPr>
        <w:pStyle w:val="BodyText"/>
      </w:pPr>
      <w:r>
        <w:t xml:space="preserve">Background </w:t>
      </w:r>
    </w:p>
    <w:p w:rsidR="0069149C" w:rsidRDefault="00FB1F1A" w:rsidP="0069149C">
      <w:pPr>
        <w:pStyle w:val="BodyText"/>
        <w:ind w:firstLine="720"/>
      </w:pPr>
      <w:ins w:id="0" w:author="Dr Musa A. Bashir" w:date="2021-12-23T07:32:00Z">
        <w:r>
          <w:t>Elevated waist circumference results from</w:t>
        </w:r>
        <w:r w:rsidDel="00FB1F1A">
          <w:t xml:space="preserve"> </w:t>
        </w:r>
      </w:ins>
      <w:del w:id="1" w:author="Dr Musa A. Bashir" w:date="2021-12-23T07:32:00Z">
        <w:r w:rsidR="003C67DE" w:rsidDel="00FB1F1A">
          <w:delText xml:space="preserve">Central Obesity is </w:delText>
        </w:r>
      </w:del>
      <w:r w:rsidR="003C67DE">
        <w:t xml:space="preserve">an excessive accumulation of visceral fat causing an impairment of health. Waist Circumference is highly correlated with diabetes, cardiovascular disease and all-cause mortality. </w:t>
      </w:r>
    </w:p>
    <w:p w:rsidR="0069149C" w:rsidRDefault="003C67DE">
      <w:pPr>
        <w:pStyle w:val="BodyText"/>
      </w:pPr>
      <w:r>
        <w:t xml:space="preserve">Objectives </w:t>
      </w:r>
    </w:p>
    <w:p w:rsidR="0069149C" w:rsidRDefault="003C67DE" w:rsidP="0069149C">
      <w:pPr>
        <w:pStyle w:val="BodyText"/>
        <w:ind w:left="720"/>
      </w:pPr>
      <w:r>
        <w:t xml:space="preserve">This study aims to </w:t>
      </w:r>
      <w:ins w:id="2" w:author="Dr Musa A. Bashir" w:date="2021-12-23T07:36:00Z">
        <w:r w:rsidR="00FB1F1A">
          <w:t xml:space="preserve">estimate the overall, sex-specific and region-specific prevalence rates of central obesity </w:t>
        </w:r>
      </w:ins>
      <w:del w:id="3" w:author="Dr Musa A. Bashir" w:date="2021-12-23T07:36:00Z">
        <w:r w:rsidDel="00FB1F1A">
          <w:delText>identify groups with highest prevalence of central obesity</w:delText>
        </w:r>
      </w:del>
      <w:r>
        <w:t xml:space="preserve"> in Nigeria. </w:t>
      </w:r>
    </w:p>
    <w:p w:rsidR="0069149C" w:rsidRDefault="003C67DE" w:rsidP="0069149C">
      <w:pPr>
        <w:pStyle w:val="BodyText"/>
      </w:pPr>
      <w:r>
        <w:t xml:space="preserve">Methods </w:t>
      </w:r>
    </w:p>
    <w:p w:rsidR="00360AD0" w:rsidRDefault="003C67DE" w:rsidP="0069149C">
      <w:pPr>
        <w:pStyle w:val="BodyText"/>
        <w:ind w:firstLine="720"/>
      </w:pPr>
      <w:r>
        <w:t xml:space="preserve">Online searches of Google Scholar, PubMed and Scopus were conducted and studies selected based on predefined criteria. Random Effects Model was fitted using inverse variance method with correction using </w:t>
      </w:r>
      <w:proofErr w:type="spellStart"/>
      <w:r>
        <w:t>Sidik-Jonkman’s</w:t>
      </w:r>
      <w:proofErr w:type="spellEnd"/>
      <w:r>
        <w:t xml:space="preserve"> estimator</w:t>
      </w:r>
    </w:p>
    <w:p w:rsidR="00360AD0" w:rsidRDefault="003C67DE">
      <w:pPr>
        <w:pStyle w:val="BodyText"/>
      </w:pPr>
      <w:r>
        <w:t>Results</w:t>
      </w:r>
    </w:p>
    <w:p w:rsidR="00360AD0" w:rsidRDefault="003C67DE" w:rsidP="0069149C">
      <w:pPr>
        <w:pStyle w:val="BodyText"/>
        <w:ind w:firstLine="720"/>
      </w:pPr>
      <w:r>
        <w:t>18 studies consisting of 21859 individuals conducted between 1996 and 2021 were included in the meta-analysis. 39% (95% CI: 25%-54%, I</w:t>
      </w:r>
      <w:r>
        <w:rPr>
          <w:vertAlign w:val="superscript"/>
        </w:rPr>
        <w:t>2</w:t>
      </w:r>
      <w:r>
        <w:t xml:space="preserve"> = 99.3%) of adult Nigerians are centrally obese (by IDF criteria). This translates to estimated 46.8 million centrally obese adult Nigerians. More than half [54% (95% CI</w:t>
      </w:r>
      <w:proofErr w:type="gramStart"/>
      <w:r>
        <w:t>:39</w:t>
      </w:r>
      <w:proofErr w:type="gramEnd"/>
      <w:r>
        <w:t xml:space="preserve">%-68% )] of adult females are centrally obese. This is </w:t>
      </w:r>
      <w:ins w:id="4" w:author="Dr Musa A. Bashir" w:date="2021-12-24T10:22:00Z">
        <w:r w:rsidR="009F048E">
          <w:t xml:space="preserve">four times </w:t>
        </w:r>
      </w:ins>
      <w:del w:id="5" w:author="Dr Musa A. Bashir" w:date="2021-12-24T10:22:00Z">
        <w:r w:rsidDel="009F048E">
          <w:delText>twice</w:delText>
        </w:r>
      </w:del>
      <w:r>
        <w:t xml:space="preserve"> the prevalence in males [1</w:t>
      </w:r>
      <w:r w:rsidR="00670A19">
        <w:t>3% (95% CI</w:t>
      </w:r>
      <w:proofErr w:type="gramStart"/>
      <w:r w:rsidR="00670A19">
        <w:t>:5</w:t>
      </w:r>
      <w:proofErr w:type="gramEnd"/>
      <w:r w:rsidR="00670A19">
        <w:t>%-24% )]. S</w:t>
      </w:r>
      <w:r>
        <w:t xml:space="preserve">outhern regions have higher prevalence of central obesity than northern regions (48% </w:t>
      </w:r>
      <w:proofErr w:type="spellStart"/>
      <w:r>
        <w:t>vs</w:t>
      </w:r>
      <w:proofErr w:type="spellEnd"/>
      <w:r>
        <w:t xml:space="preserve"> 18%). The </w:t>
      </w:r>
      <w:r>
        <w:lastRenderedPageBreak/>
        <w:t>overall mean waist circumference in Nigeria is 83.8cm (95% CI: 80.8cm-86.8cm</w:t>
      </w:r>
      <w:proofErr w:type="gramStart"/>
      <w:r>
        <w:t>,I</w:t>
      </w:r>
      <w:r>
        <w:rPr>
          <w:vertAlign w:val="superscript"/>
        </w:rPr>
        <w:t>2</w:t>
      </w:r>
      <w:proofErr w:type="gramEnd"/>
      <w:r>
        <w:t xml:space="preserve"> = 99.8%, </w:t>
      </w:r>
      <w:r>
        <w:rPr>
          <w:i/>
          <w:iCs/>
        </w:rPr>
        <w:t>P</w:t>
      </w:r>
      <w:r>
        <w:t xml:space="preserve"> value is &lt;0.001</w:t>
      </w:r>
      <w:r w:rsidR="00670A19">
        <w:t>)</w:t>
      </w:r>
      <w:r>
        <w:t xml:space="preserve"> </w:t>
      </w:r>
    </w:p>
    <w:p w:rsidR="00360AD0" w:rsidRDefault="003C67DE">
      <w:pPr>
        <w:pStyle w:val="BodyText"/>
      </w:pPr>
      <w:r>
        <w:t>Conclusions</w:t>
      </w:r>
    </w:p>
    <w:p w:rsidR="00360AD0" w:rsidRDefault="003C67DE" w:rsidP="0069149C">
      <w:pPr>
        <w:pStyle w:val="BodyText"/>
        <w:ind w:firstLine="720"/>
      </w:pPr>
      <w:r>
        <w:t>Females, Urban residents and individuals living in the northern part of Nigeria have a high burden of central obesity. Public health measures for halting the epidemic of obesity should be targeted at these high risk groups.</w:t>
      </w:r>
    </w:p>
    <w:p w:rsidR="00360AD0" w:rsidRDefault="003C67DE">
      <w:pPr>
        <w:pStyle w:val="BodyText"/>
      </w:pPr>
      <w:r>
        <w:rPr>
          <w:b/>
          <w:bCs/>
        </w:rPr>
        <w:t>Keywords</w:t>
      </w:r>
      <w:r>
        <w:t>: Obesity, Nigeria, Waist Circumference, Systematic Review, Meta-analysis</w:t>
      </w:r>
    </w:p>
    <w:p w:rsidR="00360AD0" w:rsidRDefault="003C67DE">
      <w:pPr>
        <w:pStyle w:val="Heading1"/>
      </w:pPr>
      <w:bookmarkStart w:id="6" w:name="introduction"/>
      <w:r>
        <w:rPr>
          <w:rStyle w:val="SectionNumber"/>
        </w:rPr>
        <w:t>1</w:t>
      </w:r>
      <w:r>
        <w:tab/>
        <w:t>INTRODUCTION</w:t>
      </w:r>
    </w:p>
    <w:p w:rsidR="0069149C" w:rsidRDefault="003C67DE">
      <w:pPr>
        <w:pStyle w:val="FirstParagraph"/>
      </w:pPr>
      <w:r>
        <w:t>Obesity is an excessive accumulation of f</w:t>
      </w:r>
      <w:del w:id="7" w:author="Dr Musa A. Bashir" w:date="2021-12-28T14:23:00Z">
        <w:r w:rsidDel="009827DD">
          <w:delText>at in</w:delText>
        </w:r>
      </w:del>
      <w:r>
        <w:t xml:space="preserve"> adipose tissue causing an impairment of health</w:t>
      </w:r>
      <w:r>
        <w:rPr>
          <w:vertAlign w:val="superscript"/>
        </w:rPr>
        <w:t>1</w:t>
      </w:r>
      <w:proofErr w:type="gramStart"/>
      <w:r>
        <w:rPr>
          <w:vertAlign w:val="superscript"/>
        </w:rPr>
        <w:t>,2</w:t>
      </w:r>
      <w:proofErr w:type="gramEnd"/>
      <w:r>
        <w:t>. Waist Circumference</w:t>
      </w:r>
      <w:ins w:id="8" w:author="Dr Musa A. Bashir" w:date="2021-12-28T14:24:00Z">
        <w:r w:rsidR="009827DD">
          <w:t xml:space="preserve"> </w:t>
        </w:r>
      </w:ins>
      <w:ins w:id="9" w:author="Dr Musa A. Bashir" w:date="2021-12-28T14:25:00Z">
        <w:r w:rsidR="009827DD">
          <w:t>(WC)</w:t>
        </w:r>
      </w:ins>
      <w:r>
        <w:t xml:space="preserve"> is a good correlate of abdominal fat and thus used to measure </w:t>
      </w:r>
      <w:del w:id="10" w:author="Dr Musa A. Bashir" w:date="2021-12-28T14:24:00Z">
        <w:r w:rsidDel="009827DD">
          <w:delText xml:space="preserve">central or </w:delText>
        </w:r>
      </w:del>
      <w:r>
        <w:t>abdominal obesity</w:t>
      </w:r>
      <w:r>
        <w:rPr>
          <w:vertAlign w:val="superscript"/>
        </w:rPr>
        <w:t>3</w:t>
      </w:r>
      <w:r>
        <w:t xml:space="preserve">. The Third Report of the National Cholesterol Education Program (NCEP) Expert Panel on Detection, Evaluation, and Treatment of High Blood Cholesterol in Adults (ATP III) defines central obesity as </w:t>
      </w:r>
      <w:ins w:id="11" w:author="Dr Musa A. Bashir" w:date="2021-12-28T14:25:00Z">
        <w:r w:rsidR="009827DD">
          <w:t>WC</w:t>
        </w:r>
        <w:r w:rsidR="009827DD">
          <w:t xml:space="preserve"> </w:t>
        </w:r>
      </w:ins>
      <w:del w:id="12" w:author="Dr Musa A. Bashir" w:date="2021-12-28T14:25:00Z">
        <w:r w:rsidDel="009827DD">
          <w:delText xml:space="preserve">waist circumference </w:delText>
        </w:r>
      </w:del>
      <w:r>
        <w:t>of above 102 cm for males and above 88 cm for females</w:t>
      </w:r>
      <w:r>
        <w:rPr>
          <w:vertAlign w:val="superscript"/>
        </w:rPr>
        <w:t>4</w:t>
      </w:r>
      <w:r>
        <w:t xml:space="preserve">. Definitions of central obesity by the </w:t>
      </w:r>
      <w:del w:id="13" w:author="Dr Musa A. Bashir" w:date="2021-12-27T07:46:00Z">
        <w:r w:rsidDel="009832D5">
          <w:delText>The</w:delText>
        </w:r>
      </w:del>
      <w:r>
        <w:t xml:space="preserve"> International Diabetes Federation (IDF) are not only gender-specific but ethnicity-specific as well with </w:t>
      </w:r>
      <w:proofErr w:type="spellStart"/>
      <w:r>
        <w:t>Europoids</w:t>
      </w:r>
      <w:proofErr w:type="spellEnd"/>
      <w:r>
        <w:t xml:space="preserve"> cut off values of above 94 cm for males and above 80 cm for females; these values are recommended for African populations until more data are available</w:t>
      </w:r>
      <w:r>
        <w:rPr>
          <w:vertAlign w:val="superscript"/>
        </w:rPr>
        <w:t>5</w:t>
      </w:r>
      <w:r>
        <w:t>. A recent meta-analysis of 288 studies showed that the prevalence of central obesity is rising from 31.3% in the years 1985–1999 to 48.3% in the years 2010–2014 with the prevalence in Africa found to be high (49.7%) even though the region is dominated by low and middle income countries</w:t>
      </w:r>
      <w:r>
        <w:rPr>
          <w:vertAlign w:val="superscript"/>
        </w:rPr>
        <w:t>6</w:t>
      </w:r>
      <w:r>
        <w:t xml:space="preserve">. </w:t>
      </w:r>
    </w:p>
    <w:p w:rsidR="0069149C" w:rsidRDefault="003C67DE">
      <w:pPr>
        <w:pStyle w:val="FirstParagraph"/>
      </w:pPr>
      <w:r>
        <w:lastRenderedPageBreak/>
        <w:t>Waist circumference is correlated to diabetes, cardiovascular disease and all-cause mortality with a 10 cm increase in waist circumference found to be associated with 11% higher risk of all-cause mortality</w:t>
      </w:r>
      <w:r>
        <w:rPr>
          <w:vertAlign w:val="superscript"/>
        </w:rPr>
        <w:t>7</w:t>
      </w:r>
      <w:r>
        <w:t xml:space="preserve"> and development of diabetes</w:t>
      </w:r>
      <w:r>
        <w:rPr>
          <w:vertAlign w:val="superscript"/>
        </w:rPr>
        <w:t>8</w:t>
      </w:r>
      <w:r>
        <w:t xml:space="preserve">. </w:t>
      </w:r>
    </w:p>
    <w:p w:rsidR="00360AD0" w:rsidRDefault="003C67DE" w:rsidP="007A19DC">
      <w:pPr>
        <w:pStyle w:val="FirstParagraph"/>
      </w:pPr>
      <w:r>
        <w:t xml:space="preserve">Despite the importance of central obesity, there are no systematic reviews and meta-analyses of the prevalence of abdominal obesity in Nigeria. </w:t>
      </w:r>
      <w:r w:rsidR="007A19DC">
        <w:t>Females (for biological reasons), urban residents and more economically advanced southern regions may have higher rates of central obesity and represent high risk groups</w:t>
      </w:r>
      <w:ins w:id="14" w:author="Dr Musa A. Bashir" w:date="2021-12-23T20:13:00Z">
        <w:r w:rsidR="005A1512">
          <w:rPr>
            <w:vertAlign w:val="superscript"/>
          </w:rPr>
          <w:t>9</w:t>
        </w:r>
      </w:ins>
      <w:r w:rsidR="007A19DC">
        <w:t xml:space="preserve">. </w:t>
      </w:r>
      <w:r>
        <w:t xml:space="preserve">This study aims </w:t>
      </w:r>
      <w:del w:id="15" w:author="Dr Musa A. Bashir" w:date="2021-12-23T19:48:00Z">
        <w:r w:rsidDel="002C5B3B">
          <w:delText xml:space="preserve">systematically review and meta-analyze population based descriptive studies conducted in Nigeria </w:delText>
        </w:r>
      </w:del>
      <w:r>
        <w:t>to estimate</w:t>
      </w:r>
      <w:ins w:id="16" w:author="Dr Musa A. Bashir" w:date="2021-12-23T19:48:00Z">
        <w:r w:rsidR="002C5B3B">
          <w:t>:</w:t>
        </w:r>
      </w:ins>
      <w:r>
        <w:t xml:space="preserve"> </w:t>
      </w:r>
      <w:ins w:id="17" w:author="Dr Musa A. Bashir" w:date="2021-12-23T19:48:00Z">
        <w:r w:rsidR="002C5B3B">
          <w:t>1. T</w:t>
        </w:r>
      </w:ins>
      <w:del w:id="18" w:author="Dr Musa A. Bashir" w:date="2021-12-23T19:48:00Z">
        <w:r w:rsidDel="002C5B3B">
          <w:delText>t</w:delText>
        </w:r>
      </w:del>
      <w:r>
        <w:t>he overall</w:t>
      </w:r>
      <w:ins w:id="19" w:author="Dr Musa A. Bashir" w:date="2021-12-23T19:48:00Z">
        <w:r w:rsidR="002C5B3B">
          <w:t xml:space="preserve"> prevalence of central obesity in Nigeria</w:t>
        </w:r>
      </w:ins>
      <w:ins w:id="20" w:author="Dr Musa A. Bashir" w:date="2021-12-23T19:51:00Z">
        <w:r w:rsidR="00497B1B">
          <w:t xml:space="preserve"> </w:t>
        </w:r>
      </w:ins>
      <w:del w:id="21" w:author="Dr Musa A. Bashir" w:date="2021-12-23T19:51:00Z">
        <w:r w:rsidDel="002C5B3B">
          <w:delText>,</w:delText>
        </w:r>
      </w:del>
      <w:r>
        <w:t xml:space="preserve"> </w:t>
      </w:r>
      <w:ins w:id="22" w:author="Dr Musa A. Bashir" w:date="2021-12-23T19:48:00Z">
        <w:r w:rsidR="002C5B3B">
          <w:t xml:space="preserve">2. </w:t>
        </w:r>
      </w:ins>
      <w:ins w:id="23" w:author="Dr Musa A. Bashir" w:date="2021-12-23T19:49:00Z">
        <w:r w:rsidR="002C5B3B">
          <w:t xml:space="preserve">The </w:t>
        </w:r>
      </w:ins>
      <w:ins w:id="24" w:author="Dr Musa A. Bashir" w:date="2021-12-24T09:35:00Z">
        <w:r w:rsidR="00497B1B">
          <w:t>mean wais</w:t>
        </w:r>
      </w:ins>
      <w:ins w:id="25" w:author="Dr Musa A. Bashir" w:date="2021-12-24T09:37:00Z">
        <w:r w:rsidR="00497B1B">
          <w:t xml:space="preserve">t circumference in </w:t>
        </w:r>
      </w:ins>
      <w:ins w:id="26" w:author="Dr Musa A. Bashir" w:date="2021-12-24T09:38:00Z">
        <w:r w:rsidR="00497B1B">
          <w:t>Nigeria and 3. S</w:t>
        </w:r>
      </w:ins>
      <w:del w:id="27" w:author="Dr Musa A. Bashir" w:date="2021-12-24T09:38:00Z">
        <w:r w:rsidDel="00497B1B">
          <w:delText>s</w:delText>
        </w:r>
      </w:del>
      <w:r>
        <w:t>ex-specific and region-specific prevalence rates of central obesity in the country.</w:t>
      </w:r>
      <w:r w:rsidR="007A19DC">
        <w:t xml:space="preserve"> </w:t>
      </w:r>
    </w:p>
    <w:p w:rsidR="00360AD0" w:rsidRDefault="003C67DE">
      <w:pPr>
        <w:pStyle w:val="Heading1"/>
      </w:pPr>
      <w:bookmarkStart w:id="28" w:name="methodology"/>
      <w:bookmarkEnd w:id="6"/>
      <w:r>
        <w:rPr>
          <w:rStyle w:val="SectionNumber"/>
        </w:rPr>
        <w:t>2</w:t>
      </w:r>
      <w:r>
        <w:tab/>
        <w:t>METHODOLOGY</w:t>
      </w:r>
    </w:p>
    <w:p w:rsidR="00360AD0" w:rsidRDefault="003C67DE">
      <w:pPr>
        <w:pStyle w:val="FirstParagraph"/>
      </w:pPr>
      <w:r>
        <w:t>The systematic review and meta-analysis was reported according to the Meta-analysis of Observational Studies in Epidemiology (MOOSE) guidelines</w:t>
      </w:r>
      <w:ins w:id="29" w:author="Dr Musa A. Bashir" w:date="2021-12-28T13:11:00Z">
        <w:r w:rsidR="005A1512">
          <w:rPr>
            <w:vertAlign w:val="superscript"/>
          </w:rPr>
          <w:t>10</w:t>
        </w:r>
      </w:ins>
      <w:del w:id="30" w:author="Dr Musa A. Bashir" w:date="2021-12-28T13:11:00Z">
        <w:r w:rsidDel="005A1512">
          <w:rPr>
            <w:vertAlign w:val="superscript"/>
          </w:rPr>
          <w:delText>9</w:delText>
        </w:r>
      </w:del>
      <w:r>
        <w:t>.</w:t>
      </w:r>
    </w:p>
    <w:p w:rsidR="00360AD0" w:rsidRDefault="003C67DE">
      <w:pPr>
        <w:pStyle w:val="Heading2"/>
      </w:pPr>
      <w:bookmarkStart w:id="31" w:name="study-area"/>
      <w:r>
        <w:rPr>
          <w:rStyle w:val="SectionNumber"/>
        </w:rPr>
        <w:t>2.1</w:t>
      </w:r>
      <w:r>
        <w:tab/>
        <w:t>Study Area</w:t>
      </w:r>
    </w:p>
    <w:p w:rsidR="00360AD0" w:rsidRDefault="003C67DE">
      <w:pPr>
        <w:pStyle w:val="FirstParagraph"/>
      </w:pPr>
      <w:r>
        <w:t xml:space="preserve">Nigeria is </w:t>
      </w:r>
      <w:del w:id="32" w:author="Dr Musa A. Bashir" w:date="2021-12-23T21:52:00Z">
        <w:r w:rsidDel="00240E58">
          <w:delText>a</w:delText>
        </w:r>
      </w:del>
      <w:r>
        <w:t xml:space="preserve"> </w:t>
      </w:r>
      <w:ins w:id="33" w:author="Dr Musa A. Bashir" w:date="2021-12-23T21:52:00Z">
        <w:r w:rsidR="00240E58" w:rsidRPr="00240E58">
          <w:t>a lower middle income</w:t>
        </w:r>
        <w:r w:rsidR="005A1512">
          <w:rPr>
            <w:vertAlign w:val="superscript"/>
          </w:rPr>
          <w:t>11</w:t>
        </w:r>
        <w:r w:rsidR="00240E58" w:rsidRPr="00240E58">
          <w:t xml:space="preserve"> </w:t>
        </w:r>
      </w:ins>
      <w:r>
        <w:t xml:space="preserve">western African nation with an area of 923,769 </w:t>
      </w:r>
      <w:proofErr w:type="spellStart"/>
      <w:r>
        <w:t>sq</w:t>
      </w:r>
      <w:proofErr w:type="spellEnd"/>
      <w:r>
        <w:t xml:space="preserve"> km, home to more than 250 ethnic groups.</w:t>
      </w:r>
      <w:r>
        <w:rPr>
          <w:vertAlign w:val="superscript"/>
        </w:rPr>
        <w:t>1</w:t>
      </w:r>
      <w:ins w:id="34" w:author="Dr Musa A. Bashir" w:date="2021-12-28T13:12:00Z">
        <w:r w:rsidR="005A1512">
          <w:rPr>
            <w:vertAlign w:val="superscript"/>
          </w:rPr>
          <w:t>2</w:t>
        </w:r>
      </w:ins>
      <w:del w:id="35" w:author="Dr Musa A. Bashir" w:date="2021-12-28T13:12:00Z">
        <w:r w:rsidDel="005A1512">
          <w:rPr>
            <w:vertAlign w:val="superscript"/>
          </w:rPr>
          <w:delText>0</w:delText>
        </w:r>
      </w:del>
      <w:r>
        <w:t xml:space="preserve"> It has 36 states and a capital divided into 6 geo-political zones or regions; 3 regions each in the northern and southern parts of the country. The estimated population in 2021 is 211.4 million. 43.4% of the population are under the age of 14 years. 53.9% of the population are between the ages of 15 and 64 years. Only 2.8% of the population are above the age of 65 years.</w:t>
      </w:r>
      <w:r>
        <w:rPr>
          <w:vertAlign w:val="superscript"/>
        </w:rPr>
        <w:t>1</w:t>
      </w:r>
      <w:ins w:id="36" w:author="Dr Musa A. Bashir" w:date="2021-12-28T13:12:00Z">
        <w:r w:rsidR="005A1512">
          <w:rPr>
            <w:vertAlign w:val="superscript"/>
          </w:rPr>
          <w:t>3</w:t>
        </w:r>
      </w:ins>
      <w:del w:id="37" w:author="Dr Musa A. Bashir" w:date="2021-12-28T13:12:00Z">
        <w:r w:rsidDel="005A1512">
          <w:rPr>
            <w:vertAlign w:val="superscript"/>
          </w:rPr>
          <w:delText>1</w:delText>
        </w:r>
      </w:del>
      <w:r>
        <w:t>. Supplementary material S1 shows the map of the geopolitical zones of the country.</w:t>
      </w:r>
    </w:p>
    <w:p w:rsidR="00360AD0" w:rsidRDefault="003C67DE">
      <w:pPr>
        <w:pStyle w:val="Heading2"/>
      </w:pPr>
      <w:bookmarkStart w:id="38" w:name="inclusion-and-exclusion-criteria"/>
      <w:bookmarkEnd w:id="31"/>
      <w:r>
        <w:rPr>
          <w:rStyle w:val="SectionNumber"/>
        </w:rPr>
        <w:lastRenderedPageBreak/>
        <w:t>2.2</w:t>
      </w:r>
      <w:r>
        <w:tab/>
        <w:t>Inclusion and Exclusion Criteria</w:t>
      </w:r>
    </w:p>
    <w:p w:rsidR="00360AD0" w:rsidRDefault="003C67DE">
      <w:pPr>
        <w:pStyle w:val="FirstParagraph"/>
      </w:pPr>
      <w:r>
        <w:t xml:space="preserve">Included in this systematic review are </w:t>
      </w:r>
      <w:del w:id="39" w:author="Dr Musa A. Bashir" w:date="2021-12-23T07:40:00Z">
        <w:r w:rsidDel="00FA7118">
          <w:delText>population-based</w:delText>
        </w:r>
      </w:del>
      <w:ins w:id="40" w:author="Dr Musa A. Bashir" w:date="2021-12-23T07:40:00Z">
        <w:r w:rsidR="00FA7118">
          <w:t>cross-sectional</w:t>
        </w:r>
      </w:ins>
      <w:r>
        <w:t xml:space="preserve"> studies in Nigeria conducted in individuals aged 15-65 years. Included studies must use either the IDF or NCEP ATP III criteria for diagnosing central obesity. Only articles in English language were included. </w:t>
      </w:r>
      <w:r w:rsidR="0075336C">
        <w:t xml:space="preserve">The choice of population based studies is to enable estimation of population level burden of central obesity. </w:t>
      </w:r>
      <w:r>
        <w:t>Excluded from this review are studies conducted in pregnant women, studies failing to report prevalence of or the criteria used in defining central obesity and all hospital-based studies. Unpublished studies and those with only abstracts available are also excluded.</w:t>
      </w:r>
    </w:p>
    <w:p w:rsidR="00360AD0" w:rsidRDefault="003C67DE">
      <w:pPr>
        <w:pStyle w:val="Heading2"/>
      </w:pPr>
      <w:bookmarkStart w:id="41" w:name="studies-search-strategies"/>
      <w:bookmarkEnd w:id="38"/>
      <w:r>
        <w:rPr>
          <w:rStyle w:val="SectionNumber"/>
        </w:rPr>
        <w:t>2.3</w:t>
      </w:r>
      <w:r>
        <w:tab/>
        <w:t>Studies Search Strategies</w:t>
      </w:r>
    </w:p>
    <w:p w:rsidR="00360AD0" w:rsidRDefault="003C67DE">
      <w:pPr>
        <w:pStyle w:val="FirstParagraph"/>
      </w:pPr>
      <w:r>
        <w:t>Online databases used were Google Scholar, PubMed and Scopus. Search words and phrases used were: ‘waist circumference,’ ‘central obesity,’ ‘central adiposity’ and ‘abdominal obesity.’ Search was repeated for each word or phrase with the name ‘Nigeria.’ Search was conducted from May 2021 to August 2021. Screening of the abstracts and titles of the articles was done independently by two reviewers (AHY and IGM) and studies selection and exclusion done based on the predefined criteria. Efforts were made to include all available studies including search of references in the included studies. Thereafter, screening of the full-text articles was done independently by the same researchers to select the studies to be included in qualitative and quantitative analyses.</w:t>
      </w:r>
    </w:p>
    <w:p w:rsidR="00360AD0" w:rsidRDefault="003C67DE">
      <w:pPr>
        <w:pStyle w:val="Heading2"/>
      </w:pPr>
      <w:bookmarkStart w:id="42" w:name="X38d42a0092fe76acf20839c54e06184d3397627"/>
      <w:bookmarkEnd w:id="41"/>
      <w:r>
        <w:rPr>
          <w:rStyle w:val="SectionNumber"/>
        </w:rPr>
        <w:t>2.4</w:t>
      </w:r>
      <w:r>
        <w:tab/>
        <w:t>Quality Appraisal of the Included Studies</w:t>
      </w:r>
    </w:p>
    <w:p w:rsidR="00360AD0" w:rsidRDefault="003C67DE">
      <w:pPr>
        <w:pStyle w:val="FirstParagraph"/>
      </w:pPr>
      <w:r>
        <w:t>The methodological quality of the included studies was assessed using a modification of the Joanna Briggs Institute (JBI) Critical Appraisal Checklist for Studies Reporting Prevalence Data</w:t>
      </w:r>
      <w:r>
        <w:rPr>
          <w:vertAlign w:val="superscript"/>
        </w:rPr>
        <w:t>1</w:t>
      </w:r>
      <w:ins w:id="43" w:author="Dr Musa A. Bashir" w:date="2021-12-28T13:14:00Z">
        <w:r w:rsidR="005A1512">
          <w:rPr>
            <w:vertAlign w:val="superscript"/>
          </w:rPr>
          <w:t>4</w:t>
        </w:r>
      </w:ins>
      <w:del w:id="44" w:author="Dr Musa A. Bashir" w:date="2021-12-28T13:14:00Z">
        <w:r w:rsidDel="005A1512">
          <w:rPr>
            <w:vertAlign w:val="superscript"/>
          </w:rPr>
          <w:delText>2</w:delText>
        </w:r>
      </w:del>
      <w:r>
        <w:t xml:space="preserve">. The item’s original 9 questions were reduced to six (6) with </w:t>
      </w:r>
      <w:r>
        <w:lastRenderedPageBreak/>
        <w:t>questions one (1) and two (2) were given a score of two (2) and the remaining four (4) question each given a score of one (1) for a ‘yes’ and zero (0) for a ‘no.’ The total maximum score is eight(8). A study was judged as good quality if it scored minimum of seven (7), moderate quality if it scored six (6) and of poor quality if it scores less than six (6). Assessment was done independently by two reviewers (AHY and MM) with disagreements sorted by AIH. Supplemental Material S2 shows the modified tool used in critical appraisal of the included studies. Only studies judged as having good or moderate methodological quality were included in the quantitative analysis.</w:t>
      </w:r>
    </w:p>
    <w:p w:rsidR="00360AD0" w:rsidRDefault="003C67DE">
      <w:pPr>
        <w:pStyle w:val="Heading2"/>
      </w:pPr>
      <w:bookmarkStart w:id="45" w:name="Xa26c82675592150d4eef1c4d16a1cba9f1a5708"/>
      <w:bookmarkEnd w:id="42"/>
      <w:r>
        <w:rPr>
          <w:rStyle w:val="SectionNumber"/>
        </w:rPr>
        <w:t>2.5</w:t>
      </w:r>
      <w:r>
        <w:tab/>
        <w:t>Data Extraction and Quantitative Analysis</w:t>
      </w:r>
    </w:p>
    <w:p w:rsidR="00360AD0" w:rsidRDefault="003C67DE">
      <w:pPr>
        <w:pStyle w:val="FirstParagraph"/>
      </w:pPr>
      <w:r>
        <w:t>Data extraction was independently done by two reviewers (MAB and IGM). Extracted information from the studies included prevalence of central obesity, mean and standard deviation of the waist circumference, sample size, settlement (urban/rural), state and region of the study, study year, mean age and sex composition of the study participants. Data was entered into Excel and then imported into R statistical environment for statistical computing, version 4.1.0.1</w:t>
      </w:r>
      <w:r>
        <w:rPr>
          <w:vertAlign w:val="superscript"/>
        </w:rPr>
        <w:t>1</w:t>
      </w:r>
      <w:ins w:id="46" w:author="Dr Musa A. Bashir" w:date="2021-12-28T13:15:00Z">
        <w:r w:rsidR="005A1512">
          <w:rPr>
            <w:vertAlign w:val="superscript"/>
          </w:rPr>
          <w:t>5</w:t>
        </w:r>
      </w:ins>
      <w:del w:id="47" w:author="Dr Musa A. Bashir" w:date="2021-12-28T13:15:00Z">
        <w:r w:rsidDel="005A1512">
          <w:rPr>
            <w:vertAlign w:val="superscript"/>
          </w:rPr>
          <w:delText>3</w:delText>
        </w:r>
      </w:del>
      <w:r>
        <w:t xml:space="preserve">. </w:t>
      </w:r>
      <w:proofErr w:type="spellStart"/>
      <w:r>
        <w:t>Metafor</w:t>
      </w:r>
      <w:proofErr w:type="spellEnd"/>
      <w:r>
        <w:t xml:space="preserve"> Package</w:t>
      </w:r>
      <w:r>
        <w:rPr>
          <w:vertAlign w:val="superscript"/>
        </w:rPr>
        <w:t>1</w:t>
      </w:r>
      <w:ins w:id="48" w:author="Dr Musa A. Bashir" w:date="2021-12-28T13:15:00Z">
        <w:r w:rsidR="005A1512">
          <w:rPr>
            <w:vertAlign w:val="superscript"/>
          </w:rPr>
          <w:t>6</w:t>
        </w:r>
      </w:ins>
      <w:del w:id="49" w:author="Dr Musa A. Bashir" w:date="2021-12-28T13:15:00Z">
        <w:r w:rsidDel="005A1512">
          <w:rPr>
            <w:vertAlign w:val="superscript"/>
          </w:rPr>
          <w:delText>4</w:delText>
        </w:r>
      </w:del>
      <w:r>
        <w:t xml:space="preserve"> was used to fit Random Effects Model for pooling </w:t>
      </w:r>
      <w:proofErr w:type="spellStart"/>
      <w:r>
        <w:t>prevalences</w:t>
      </w:r>
      <w:proofErr w:type="spellEnd"/>
      <w:r>
        <w:t xml:space="preserve"> and Mixed Effects Model for meta-regression using inverse variance method with correction of pooled estimate and its variance using </w:t>
      </w:r>
      <w:proofErr w:type="spellStart"/>
      <w:r>
        <w:t>Sidik-Jonkman’s</w:t>
      </w:r>
      <w:proofErr w:type="spellEnd"/>
      <w:r>
        <w:t xml:space="preserve"> estimator for between study heterogeneity</w:t>
      </w:r>
      <w:r>
        <w:rPr>
          <w:vertAlign w:val="superscript"/>
        </w:rPr>
        <w:t>1</w:t>
      </w:r>
      <w:ins w:id="50" w:author="Dr Musa A. Bashir" w:date="2021-12-28T13:15:00Z">
        <w:r w:rsidR="005A1512">
          <w:rPr>
            <w:vertAlign w:val="superscript"/>
          </w:rPr>
          <w:t>7</w:t>
        </w:r>
      </w:ins>
      <w:del w:id="51" w:author="Dr Musa A. Bashir" w:date="2021-12-28T13:15:00Z">
        <w:r w:rsidDel="005A1512">
          <w:rPr>
            <w:vertAlign w:val="superscript"/>
          </w:rPr>
          <w:delText>5</w:delText>
        </w:r>
      </w:del>
      <w:r>
        <w:t>.</w:t>
      </w:r>
    </w:p>
    <w:p w:rsidR="00360AD0" w:rsidDel="00CF7458" w:rsidRDefault="003C67DE">
      <w:pPr>
        <w:pStyle w:val="Heading2"/>
        <w:rPr>
          <w:del w:id="52" w:author="Dr Musa A. Bashir" w:date="2021-12-23T22:09:00Z"/>
        </w:rPr>
      </w:pPr>
      <w:bookmarkStart w:id="53" w:name="meta-analytic-model-diagnostics"/>
      <w:bookmarkEnd w:id="45"/>
      <w:del w:id="54" w:author="Dr Musa A. Bashir" w:date="2021-12-23T22:09:00Z">
        <w:r w:rsidDel="00CF7458">
          <w:rPr>
            <w:rStyle w:val="SectionNumber"/>
          </w:rPr>
          <w:delText>2.6</w:delText>
        </w:r>
        <w:r w:rsidDel="00CF7458">
          <w:tab/>
          <w:delText>Meta-analytic Model Diagnostics</w:delText>
        </w:r>
      </w:del>
    </w:p>
    <w:p w:rsidR="00360AD0" w:rsidDel="00CF7458" w:rsidRDefault="00CF7458">
      <w:pPr>
        <w:pStyle w:val="FirstParagraph"/>
        <w:rPr>
          <w:del w:id="55" w:author="Dr Musa A. Bashir" w:date="2021-12-23T22:09:00Z"/>
        </w:rPr>
      </w:pPr>
      <w:ins w:id="56" w:author="Dr Musa A. Bashir" w:date="2021-12-23T22:09:00Z">
        <w:r w:rsidRPr="00CF7458">
          <w:t>Heter</w:t>
        </w:r>
        <w:r>
          <w:t>ogeneity between studies was</w:t>
        </w:r>
        <w:r w:rsidRPr="00CF7458">
          <w:t xml:space="preserve"> investigated using meta-regression. Pseudo-R^2^, defined as percentage of explained heterogeneity after fitting the meta-regression model, would be used to estimate</w:t>
        </w:r>
        <w:r w:rsidRPr="00CF7458" w:rsidDel="00CF7458">
          <w:t xml:space="preserve"> </w:t>
        </w:r>
      </w:ins>
      <w:del w:id="57" w:author="Dr Musa A. Bashir" w:date="2021-12-23T22:09:00Z">
        <w:r w:rsidR="003C67DE" w:rsidDel="00CF7458">
          <w:delText xml:space="preserve">The diagnostics of the meta-analytical model was carried out according to methods </w:delText>
        </w:r>
      </w:del>
      <w:del w:id="58" w:author="Dr Musa A. Bashir" w:date="2021-12-23T21:56:00Z">
        <w:r w:rsidR="003C67DE" w:rsidDel="00240E58">
          <w:delText xml:space="preserve">previously </w:delText>
        </w:r>
      </w:del>
      <w:del w:id="59" w:author="Dr Musa A. Bashir" w:date="2021-12-23T22:09:00Z">
        <w:r w:rsidR="003C67DE" w:rsidDel="00CF7458">
          <w:delText>described</w:delText>
        </w:r>
      </w:del>
      <w:del w:id="60" w:author="Dr Musa A. Bashir" w:date="2021-12-23T21:57:00Z">
        <w:r w:rsidR="003C67DE" w:rsidDel="00240E58">
          <w:rPr>
            <w:vertAlign w:val="superscript"/>
          </w:rPr>
          <w:delText>16</w:delText>
        </w:r>
      </w:del>
      <w:del w:id="61" w:author="Dr Musa A. Bashir" w:date="2021-12-23T22:09:00Z">
        <w:r w:rsidR="003C67DE" w:rsidDel="00CF7458">
          <w:delText xml:space="preserve">. Briefly, Individual studies were </w:delText>
        </w:r>
        <w:r w:rsidR="003C67DE" w:rsidDel="00CF7458">
          <w:lastRenderedPageBreak/>
          <w:delText>investigated for outliers and influencers based on hat value (standardized distance of each study’s reported prevalence from the pooled prevalence), rstudent (standardized distance of the predicted prevalence for each study from the pooled prevalence), Cook’s distance (the distance between the pooled prevalence when the individual study is included and when it is excluded) and diffits (distance between pooled prevalence with the study included and when the study is excluded but in standard deviation units). Cut off values implemented in the R metafor package were adopted</w:delText>
        </w:r>
        <w:r w:rsidR="003C67DE" w:rsidDel="00CF7458">
          <w:rPr>
            <w:vertAlign w:val="superscript"/>
          </w:rPr>
          <w:delText>14</w:delText>
        </w:r>
        <w:r w:rsidR="003C67DE" w:rsidDel="00CF7458">
          <w:delText>.</w:delText>
        </w:r>
      </w:del>
    </w:p>
    <w:p w:rsidR="00360AD0" w:rsidDel="00CF7458" w:rsidRDefault="003C67DE">
      <w:pPr>
        <w:pStyle w:val="Heading2"/>
        <w:rPr>
          <w:del w:id="62" w:author="Dr Musa A. Bashir" w:date="2021-12-23T22:09:00Z"/>
        </w:rPr>
      </w:pPr>
      <w:bookmarkStart w:id="63" w:name="analysis-of-heterogeneity"/>
      <w:bookmarkEnd w:id="53"/>
      <w:del w:id="64" w:author="Dr Musa A. Bashir" w:date="2021-12-23T22:09:00Z">
        <w:r w:rsidDel="00CF7458">
          <w:rPr>
            <w:rStyle w:val="SectionNumber"/>
          </w:rPr>
          <w:delText>2.7</w:delText>
        </w:r>
        <w:r w:rsidDel="00CF7458">
          <w:tab/>
          <w:delText>Analysis of Heterogeneity</w:delText>
        </w:r>
      </w:del>
    </w:p>
    <w:p w:rsidR="00360AD0" w:rsidRDefault="003C67DE">
      <w:pPr>
        <w:pStyle w:val="FirstParagraph"/>
      </w:pPr>
      <w:del w:id="65" w:author="Dr Musa A. Bashir" w:date="2021-12-23T22:09:00Z">
        <w:r w:rsidDel="00CF7458">
          <w:delText>Meta-regression model, using characteristics of the included studies as predictors, was fitted to investigate the extent to which the calculated heterogeneity is attributed to the study-level characteristics such as the sex composition, geo-political region, settlement, mean age of the subjects and sample size. Pseudo-R</w:delText>
        </w:r>
        <w:r w:rsidDel="00CF7458">
          <w:rPr>
            <w:vertAlign w:val="superscript"/>
          </w:rPr>
          <w:delText>2</w:delText>
        </w:r>
        <w:r w:rsidDel="00CF7458">
          <w:delText xml:space="preserve">, defined as percentage of explained heterogeneity after fitting the meta-regression model, would be used to estimated </w:delText>
        </w:r>
      </w:del>
      <w:proofErr w:type="gramStart"/>
      <w:r>
        <w:t>the</w:t>
      </w:r>
      <w:proofErr w:type="gramEnd"/>
      <w:r>
        <w:t xml:space="preserve"> amount of heterogeneity due to study level characteristics.</w:t>
      </w:r>
      <w:r>
        <w:br/>
        <w:t>Prediction Intervals were reported to overcome the difficulties in interpreting both tau</w:t>
      </w:r>
      <w:r>
        <w:rPr>
          <w:vertAlign w:val="superscript"/>
        </w:rPr>
        <w:t>2</w:t>
      </w:r>
      <w:r>
        <w:t xml:space="preserve"> and I</w:t>
      </w:r>
      <w:r>
        <w:rPr>
          <w:vertAlign w:val="superscript"/>
        </w:rPr>
        <w:t>2</w:t>
      </w:r>
      <w:r>
        <w:t xml:space="preserve"> as measures of between study heterogeneity</w:t>
      </w:r>
      <w:r>
        <w:rPr>
          <w:vertAlign w:val="superscript"/>
        </w:rPr>
        <w:t>1</w:t>
      </w:r>
      <w:ins w:id="66" w:author="Dr Musa A. Bashir" w:date="2021-12-28T13:16:00Z">
        <w:r w:rsidR="005A1512">
          <w:rPr>
            <w:vertAlign w:val="superscript"/>
          </w:rPr>
          <w:t>8</w:t>
        </w:r>
      </w:ins>
      <w:del w:id="67" w:author="Dr Musa A. Bashir" w:date="2021-12-28T13:16:00Z">
        <w:r w:rsidDel="005A1512">
          <w:rPr>
            <w:vertAlign w:val="superscript"/>
          </w:rPr>
          <w:delText>7</w:delText>
        </w:r>
      </w:del>
    </w:p>
    <w:p w:rsidR="00360AD0" w:rsidRDefault="003C67DE">
      <w:pPr>
        <w:pStyle w:val="Heading2"/>
      </w:pPr>
      <w:bookmarkStart w:id="68" w:name="publication-bias-assessment"/>
      <w:bookmarkEnd w:id="63"/>
      <w:r>
        <w:rPr>
          <w:rStyle w:val="SectionNumber"/>
        </w:rPr>
        <w:t>2.</w:t>
      </w:r>
      <w:ins w:id="69" w:author="Dr Musa A. Bashir" w:date="2021-12-23T22:11:00Z">
        <w:r w:rsidR="00CF7458">
          <w:rPr>
            <w:rStyle w:val="SectionNumber"/>
          </w:rPr>
          <w:t>6</w:t>
        </w:r>
      </w:ins>
      <w:del w:id="70" w:author="Dr Musa A. Bashir" w:date="2021-12-23T22:11:00Z">
        <w:r w:rsidDel="00CF7458">
          <w:rPr>
            <w:rStyle w:val="SectionNumber"/>
          </w:rPr>
          <w:delText>8</w:delText>
        </w:r>
      </w:del>
      <w:r>
        <w:tab/>
        <w:t>Publication Bias Assessment</w:t>
      </w:r>
    </w:p>
    <w:p w:rsidR="00360AD0" w:rsidRDefault="003C67DE">
      <w:pPr>
        <w:pStyle w:val="FirstParagraph"/>
      </w:pPr>
      <w:r>
        <w:t>Funnel plot was used to visually inspect for possible publication bias where studies reporting small prevalence were not published and thus not included in the meta-analysi</w:t>
      </w:r>
      <w:r w:rsidR="007A19DC">
        <w:t>s. Formal regression test devel</w:t>
      </w:r>
      <w:r>
        <w:t>oped by Egger and colleagues</w:t>
      </w:r>
      <w:r>
        <w:rPr>
          <w:vertAlign w:val="superscript"/>
        </w:rPr>
        <w:t>1</w:t>
      </w:r>
      <w:ins w:id="71" w:author="Dr Musa A. Bashir" w:date="2021-12-28T13:16:00Z">
        <w:r w:rsidR="005A1512">
          <w:rPr>
            <w:vertAlign w:val="superscript"/>
          </w:rPr>
          <w:t>9</w:t>
        </w:r>
      </w:ins>
      <w:del w:id="72" w:author="Dr Musa A. Bashir" w:date="2021-12-28T13:16:00Z">
        <w:r w:rsidDel="005A1512">
          <w:rPr>
            <w:vertAlign w:val="superscript"/>
          </w:rPr>
          <w:delText>8</w:delText>
        </w:r>
      </w:del>
      <w:r>
        <w:t xml:space="preserve"> was employed for testing funnel plot asymmetry.</w:t>
      </w:r>
    </w:p>
    <w:p w:rsidR="00360AD0" w:rsidRDefault="003C67DE">
      <w:pPr>
        <w:pStyle w:val="Heading1"/>
      </w:pPr>
      <w:bookmarkStart w:id="73" w:name="results"/>
      <w:bookmarkEnd w:id="28"/>
      <w:bookmarkEnd w:id="68"/>
      <w:r>
        <w:rPr>
          <w:rStyle w:val="SectionNumber"/>
        </w:rPr>
        <w:lastRenderedPageBreak/>
        <w:t>3</w:t>
      </w:r>
      <w:r>
        <w:tab/>
        <w:t>RESULTS</w:t>
      </w:r>
    </w:p>
    <w:p w:rsidR="00360AD0" w:rsidRDefault="003C67DE">
      <w:pPr>
        <w:pStyle w:val="Heading2"/>
      </w:pPr>
      <w:bookmarkStart w:id="74" w:name="search-results"/>
      <w:r>
        <w:rPr>
          <w:rStyle w:val="SectionNumber"/>
        </w:rPr>
        <w:t>3.1</w:t>
      </w:r>
      <w:r>
        <w:tab/>
        <w:t>Search Results</w:t>
      </w:r>
    </w:p>
    <w:p w:rsidR="00360AD0" w:rsidRDefault="003C67DE" w:rsidP="0069149C">
      <w:pPr>
        <w:pStyle w:val="FirstParagraph"/>
      </w:pPr>
      <w:r>
        <w:t>Figure 3.1 shows the results of the search strategy.</w:t>
      </w:r>
    </w:p>
    <w:p w:rsidR="00360AD0" w:rsidRDefault="003C67DE">
      <w:pPr>
        <w:pStyle w:val="Heading2"/>
      </w:pPr>
      <w:bookmarkStart w:id="75" w:name="X7979c5fc6f7c0840fc4374b59d71f19d4a27c6c"/>
      <w:bookmarkEnd w:id="74"/>
      <w:r>
        <w:rPr>
          <w:rStyle w:val="SectionNumber"/>
        </w:rPr>
        <w:t>3.2</w:t>
      </w:r>
      <w:r>
        <w:tab/>
        <w:t>Methodological features and the Critical Appraisal of the Included Studies</w:t>
      </w:r>
    </w:p>
    <w:p w:rsidR="00360AD0" w:rsidRDefault="003C67DE">
      <w:pPr>
        <w:pStyle w:val="FirstParagraph"/>
      </w:pPr>
      <w:r>
        <w:t>40 studies were selected and included in the qualitative analysis of methodological features. The quality appraisal of the included studies is shown in the supplemental material S3.</w:t>
      </w:r>
    </w:p>
    <w:p w:rsidR="00360AD0" w:rsidRDefault="003C67DE">
      <w:pPr>
        <w:pStyle w:val="Heading2"/>
      </w:pPr>
      <w:bookmarkStart w:id="76" w:name="Xefad257e2154f47207865e8b0a6607ad6e3ccdd"/>
      <w:bookmarkEnd w:id="75"/>
      <w:r>
        <w:rPr>
          <w:rStyle w:val="SectionNumber"/>
        </w:rPr>
        <w:t>3.3</w:t>
      </w:r>
      <w:r>
        <w:tab/>
        <w:t>Characteristics of the Studies Included in the Quantitative Analysis</w:t>
      </w:r>
    </w:p>
    <w:p w:rsidR="00360AD0" w:rsidRDefault="003C67DE" w:rsidP="0069149C">
      <w:pPr>
        <w:pStyle w:val="FirstParagraph"/>
      </w:pPr>
      <w:r>
        <w:t>18 studies consisting of 21859 individuals met the inclusion criteria and are of good or moderate quality and thus included in the meta-analysis. Figure 3.2 showed the mean age, mean sample size, criteria and area of residence of the included studies.</w:t>
      </w:r>
    </w:p>
    <w:p w:rsidR="00360AD0" w:rsidRDefault="003C67DE">
      <w:pPr>
        <w:pStyle w:val="Heading2"/>
      </w:pPr>
      <w:bookmarkStart w:id="77" w:name="fitting-the-meta-analytic-models"/>
      <w:bookmarkEnd w:id="76"/>
      <w:r>
        <w:rPr>
          <w:rStyle w:val="SectionNumber"/>
        </w:rPr>
        <w:t>3.4</w:t>
      </w:r>
      <w:r>
        <w:tab/>
        <w:t>Fitting the Meta Analytic Models</w:t>
      </w:r>
    </w:p>
    <w:p w:rsidR="00360AD0" w:rsidRDefault="003C67DE">
      <w:pPr>
        <w:pStyle w:val="FirstParagraph"/>
      </w:pPr>
      <w:r>
        <w:t xml:space="preserve">Figure 3.3 shows the forest plot of the models. The pooled prevalence of central obesity under the IDF </w:t>
      </w:r>
      <w:ins w:id="78" w:author="Dr Musa A. Bashir" w:date="2021-12-24T11:01:00Z">
        <w:r w:rsidR="00572240">
          <w:t xml:space="preserve">and ATP III criteria  </w:t>
        </w:r>
      </w:ins>
      <w:r>
        <w:t>criteria</w:t>
      </w:r>
      <w:del w:id="79" w:author="Dr Musa A. Bashir" w:date="2021-12-24T11:01:00Z">
        <w:r w:rsidDel="00572240">
          <w:delText>,</w:delText>
        </w:r>
      </w:del>
      <w:ins w:id="80" w:author="Dr Musa A. Bashir" w:date="2021-12-24T11:01:00Z">
        <w:r w:rsidR="00572240">
          <w:t>[</w:t>
        </w:r>
      </w:ins>
      <w:del w:id="81" w:author="Dr Musa A. Bashir" w:date="2021-12-24T11:01:00Z">
        <w:r w:rsidR="00B50903" w:rsidDel="00572240">
          <w:delText xml:space="preserve"> </w:delText>
        </w:r>
      </w:del>
      <w:r>
        <w:t>39% (95% CI: 25%-54%)</w:t>
      </w:r>
      <w:ins w:id="82" w:author="Dr Musa A. Bashir" w:date="2021-12-24T11:01:00Z">
        <w:r w:rsidR="00572240">
          <w:t xml:space="preserve"> and </w:t>
        </w:r>
      </w:ins>
      <w:ins w:id="83" w:author="Dr Musa A. Bashir" w:date="2021-12-24T11:02:00Z">
        <w:r w:rsidR="00572240">
          <w:t>24% (95% CI: 12%-38%) respectively, I</w:t>
        </w:r>
        <w:r w:rsidR="00572240">
          <w:rPr>
            <w:vertAlign w:val="superscript"/>
          </w:rPr>
          <w:t xml:space="preserve">2 </w:t>
        </w:r>
        <w:r w:rsidR="00572240">
          <w:t>=99%]</w:t>
        </w:r>
      </w:ins>
      <w:del w:id="84" w:author="Dr Musa A. Bashir" w:date="2021-12-24T11:03:00Z">
        <w:r w:rsidDel="00572240">
          <w:delText xml:space="preserve">, is higher than the value of 24% (95% CI: 12%-38%) under the ATP III criteria. The </w:delText>
        </w:r>
        <w:r w:rsidDel="00572240">
          <w:rPr>
            <w:i/>
            <w:iCs/>
          </w:rPr>
          <w:delText>P</w:delText>
        </w:r>
        <w:r w:rsidR="00A41540" w:rsidDel="00572240">
          <w:delText xml:space="preserve"> values for the </w:delText>
        </w:r>
        <w:r w:rsidDel="00572240">
          <w:delText>model is 0.141, the estimated total between studies heterogeneity not explained by sampling error (I</w:delText>
        </w:r>
        <w:r w:rsidDel="00572240">
          <w:rPr>
            <w:vertAlign w:val="superscript"/>
          </w:rPr>
          <w:delText>2</w:delText>
        </w:r>
        <w:r w:rsidDel="00572240">
          <w:delText xml:space="preserve">) is 99%. Test for Heterogeneity is significant with p-value&lt;0.001 indicating substantial heterogeneity between the included studies. </w:delText>
        </w:r>
      </w:del>
      <w:r>
        <w:t>The prediction interval of the pooled prevalence is 2.2%-73.9%.</w:t>
      </w:r>
    </w:p>
    <w:p w:rsidR="00360AD0" w:rsidRDefault="003C67DE" w:rsidP="0069149C">
      <w:pPr>
        <w:pStyle w:val="BodyText"/>
        <w:ind w:firstLine="720"/>
      </w:pPr>
      <w:r>
        <w:t>The overall mean waist circumference in Nigeria is 83.8cm (95% CI: 80.8cm-86.8cm</w:t>
      </w:r>
      <w:ins w:id="85" w:author="Dr Musa A. Bashir" w:date="2021-12-24T11:03:00Z">
        <w:r w:rsidR="00572240">
          <w:t xml:space="preserve">, </w:t>
        </w:r>
        <w:r w:rsidR="00572240">
          <w:rPr>
            <w:i/>
            <w:iCs/>
          </w:rPr>
          <w:t>P</w:t>
        </w:r>
      </w:ins>
      <w:ins w:id="86" w:author="Dr Musa A. Bashir" w:date="2021-12-24T11:04:00Z">
        <w:r w:rsidR="00572240">
          <w:rPr>
            <w:i/>
            <w:iCs/>
          </w:rPr>
          <w:t xml:space="preserve"> </w:t>
        </w:r>
        <w:r w:rsidR="00572240">
          <w:t>&lt;0.001, I</w:t>
        </w:r>
        <w:r w:rsidR="00572240">
          <w:rPr>
            <w:vertAlign w:val="superscript"/>
          </w:rPr>
          <w:t>2</w:t>
        </w:r>
        <w:r w:rsidR="00572240">
          <w:t xml:space="preserve"> is </w:t>
        </w:r>
        <w:proofErr w:type="gramStart"/>
        <w:r w:rsidR="00572240">
          <w:t>99.8%</w:t>
        </w:r>
        <w:proofErr w:type="gramEnd"/>
        <w:r w:rsidR="00572240">
          <w:t>.</w:t>
        </w:r>
      </w:ins>
      <w:r>
        <w:t xml:space="preserve">). </w:t>
      </w:r>
      <w:del w:id="87" w:author="Dr Musa A. Bashir" w:date="2021-12-24T11:04:00Z">
        <w:r w:rsidDel="00572240">
          <w:delText xml:space="preserve">The </w:delText>
        </w:r>
        <w:r w:rsidDel="00572240">
          <w:rPr>
            <w:i/>
            <w:iCs/>
          </w:rPr>
          <w:delText>P</w:delText>
        </w:r>
        <w:r w:rsidDel="00572240">
          <w:delText xml:space="preserve"> values for the pooled mean model is &lt;0.001, the </w:delText>
        </w:r>
        <w:r w:rsidDel="00572240">
          <w:lastRenderedPageBreak/>
          <w:delText>estimated total between studies heterogeneity not explained by sampling error (I</w:delText>
        </w:r>
        <w:r w:rsidDel="00572240">
          <w:rPr>
            <w:vertAlign w:val="superscript"/>
          </w:rPr>
          <w:delText>2</w:delText>
        </w:r>
        <w:r w:rsidDel="00572240">
          <w:delText xml:space="preserve">) is 99.8%. Test for Heterogeneity is significant with p-value&lt;0.001 indicating substantial heterogeneity between the included studies. </w:delText>
        </w:r>
      </w:del>
      <w:r>
        <w:t>The prediction interval of the pooled mean waist circumference is 72.9cm-96.2cm.</w:t>
      </w:r>
    </w:p>
    <w:p w:rsidR="00360AD0" w:rsidDel="00B960DF" w:rsidRDefault="003C67DE">
      <w:pPr>
        <w:pStyle w:val="Heading2"/>
        <w:rPr>
          <w:del w:id="88" w:author="Dr Musa A. Bashir" w:date="2021-12-23T22:14:00Z"/>
        </w:rPr>
      </w:pPr>
      <w:bookmarkStart w:id="89" w:name="models-diagnostics"/>
      <w:bookmarkEnd w:id="77"/>
      <w:del w:id="90" w:author="Dr Musa A. Bashir" w:date="2021-12-23T22:14:00Z">
        <w:r w:rsidDel="00B960DF">
          <w:rPr>
            <w:rStyle w:val="SectionNumber"/>
          </w:rPr>
          <w:delText>3.5</w:delText>
        </w:r>
        <w:r w:rsidDel="00B960DF">
          <w:tab/>
          <w:delText>Models’ Diagnostics</w:delText>
        </w:r>
      </w:del>
    </w:p>
    <w:p w:rsidR="00360AD0" w:rsidDel="00B960DF" w:rsidRDefault="003C67DE">
      <w:pPr>
        <w:pStyle w:val="FirstParagraph"/>
        <w:rPr>
          <w:del w:id="91" w:author="Dr Musa A. Bashir" w:date="2021-12-23T22:14:00Z"/>
        </w:rPr>
      </w:pPr>
      <w:del w:id="92" w:author="Dr Musa A. Bashir" w:date="2021-12-23T22:14:00Z">
        <w:r w:rsidDel="00B960DF">
          <w:delText>Supplemental Materials S4 and S5 showed the graphical output of the influence analysis of the pooled central obesity prevalence and mean waist circumference models respectively. No study was tagged influential in both models.</w:delText>
        </w:r>
      </w:del>
    </w:p>
    <w:p w:rsidR="00360AD0" w:rsidRDefault="003C67DE">
      <w:pPr>
        <w:pStyle w:val="Heading2"/>
      </w:pPr>
      <w:bookmarkStart w:id="93" w:name="Xa872dacf61b1548253d5b636e96693c319acbb3"/>
      <w:bookmarkEnd w:id="89"/>
      <w:r>
        <w:rPr>
          <w:rStyle w:val="SectionNumber"/>
        </w:rPr>
        <w:t>3.</w:t>
      </w:r>
      <w:ins w:id="94" w:author="Dr Musa A. Bashir" w:date="2021-12-23T22:14:00Z">
        <w:r w:rsidR="00B960DF">
          <w:rPr>
            <w:rStyle w:val="SectionNumber"/>
          </w:rPr>
          <w:t>5</w:t>
        </w:r>
      </w:ins>
      <w:del w:id="95" w:author="Dr Musa A. Bashir" w:date="2021-12-23T22:14:00Z">
        <w:r w:rsidDel="00B960DF">
          <w:rPr>
            <w:rStyle w:val="SectionNumber"/>
          </w:rPr>
          <w:delText>6</w:delText>
        </w:r>
      </w:del>
      <w:r>
        <w:tab/>
        <w:t>Analysis of Between-Study Heterogeneity</w:t>
      </w:r>
      <w:del w:id="96" w:author="Dr Musa A. Bashir" w:date="2021-12-24T09:19:00Z">
        <w:r w:rsidDel="00876D8C">
          <w:delText>; Meta-regression using Studies Characteristics as Predictors</w:delText>
        </w:r>
      </w:del>
    </w:p>
    <w:p w:rsidR="00360AD0" w:rsidRDefault="003C67DE">
      <w:pPr>
        <w:pStyle w:val="FirstParagraph"/>
      </w:pPr>
      <w:r>
        <w:t xml:space="preserve">A meta-regression model was fitted using </w:t>
      </w:r>
      <w:del w:id="97" w:author="Dr Musa A. Bashir" w:date="2021-12-24T11:05:00Z">
        <w:r w:rsidDel="00572240">
          <w:delText>geo-political region, settlement, criteria and participants’ mean age of the included studies</w:delText>
        </w:r>
      </w:del>
      <w:ins w:id="98" w:author="Dr Musa A. Bashir" w:date="2021-12-24T11:05:00Z">
        <w:r w:rsidR="00572240">
          <w:t>characteristics of the included studies as predictors</w:t>
        </w:r>
      </w:ins>
      <w:r>
        <w:t xml:space="preserve">. </w:t>
      </w:r>
      <w:del w:id="99" w:author="Dr Musa A. Bashir" w:date="2021-12-24T11:06:00Z">
        <w:r w:rsidDel="00572240">
          <w:delText>For the prevalence of central obesity prevalence model,</w:delText>
        </w:r>
      </w:del>
      <w:ins w:id="100" w:author="Dr Musa A. Bashir" w:date="2021-12-24T11:06:00Z">
        <w:r w:rsidR="00572240">
          <w:t>The</w:t>
        </w:r>
      </w:ins>
      <w:r>
        <w:t xml:space="preserve"> value of pseudo-R</w:t>
      </w:r>
      <w:r>
        <w:rPr>
          <w:vertAlign w:val="superscript"/>
        </w:rPr>
        <w:t>2</w:t>
      </w:r>
      <w:r>
        <w:t xml:space="preserve"> </w:t>
      </w:r>
      <w:r w:rsidR="00A41540">
        <w:t>of</w:t>
      </w:r>
      <w:r>
        <w:t xml:space="preserve"> the meta-regression model was 87.3%</w:t>
      </w:r>
      <w:ins w:id="101" w:author="Dr Musa A. Bashir" w:date="2021-12-24T11:06:00Z">
        <w:r w:rsidR="0000090B">
          <w:t xml:space="preserve"> and 82% for central obesity prevalence and overall mean waist circumference </w:t>
        </w:r>
        <w:proofErr w:type="spellStart"/>
        <w:r w:rsidR="0000090B">
          <w:t>respectively</w:t>
        </w:r>
      </w:ins>
      <w:del w:id="102" w:author="Dr Musa A. Bashir" w:date="2021-12-24T11:07:00Z">
        <w:r w:rsidDel="0000090B">
          <w:delText>. The corresponding pseudo-R</w:delText>
        </w:r>
        <w:r w:rsidDel="0000090B">
          <w:rPr>
            <w:vertAlign w:val="superscript"/>
          </w:rPr>
          <w:delText>2</w:delText>
        </w:r>
        <w:r w:rsidDel="0000090B">
          <w:delText xml:space="preserve"> for the mean waist circumference was 82%. </w:delText>
        </w:r>
      </w:del>
      <w:r>
        <w:t>This</w:t>
      </w:r>
      <w:proofErr w:type="spellEnd"/>
      <w:r>
        <w:t xml:space="preserve"> means </w:t>
      </w:r>
      <w:ins w:id="103" w:author="Dr Musa A. Bashir" w:date="2021-12-24T11:08:00Z">
        <w:r w:rsidR="0000090B">
          <w:t>differences in study chara</w:t>
        </w:r>
        <w:r w:rsidR="009827DD">
          <w:t>cteristics  explain</w:t>
        </w:r>
        <w:r w:rsidR="0000090B">
          <w:t xml:space="preserve"> </w:t>
        </w:r>
      </w:ins>
      <w:r>
        <w:t xml:space="preserve">most of the heterogeneity between the </w:t>
      </w:r>
      <w:proofErr w:type="spellStart"/>
      <w:r>
        <w:t>studies</w:t>
      </w:r>
      <w:ins w:id="104" w:author="Dr Musa A. Bashir" w:date="2021-12-24T11:08:00Z">
        <w:r w:rsidR="0000090B">
          <w:t>.</w:t>
        </w:r>
      </w:ins>
      <w:del w:id="105" w:author="Dr Musa A. Bashir" w:date="2021-12-24T11:08:00Z">
        <w:r w:rsidDel="0000090B">
          <w:delText xml:space="preserve"> results from the differences in study characteristics. </w:delText>
        </w:r>
      </w:del>
      <w:r>
        <w:t>The</w:t>
      </w:r>
      <w:proofErr w:type="spellEnd"/>
      <w:r>
        <w:t xml:space="preserve"> relative changes in the two heterogeneity measures (I</w:t>
      </w:r>
      <w:r>
        <w:rPr>
          <w:vertAlign w:val="superscript"/>
        </w:rPr>
        <w:t>2</w:t>
      </w:r>
      <w:r>
        <w:t xml:space="preserve"> and tau</w:t>
      </w:r>
      <w:r>
        <w:rPr>
          <w:vertAlign w:val="superscript"/>
        </w:rPr>
        <w:t>2</w:t>
      </w:r>
      <w:r>
        <w:t>) after fitting the meta-regression models are shown in Supplemental Material S</w:t>
      </w:r>
      <w:ins w:id="106" w:author="Dr Musa A. Bashir" w:date="2021-12-27T16:25:00Z">
        <w:r w:rsidR="002F090B">
          <w:t>4</w:t>
        </w:r>
      </w:ins>
      <w:del w:id="107" w:author="Dr Musa A. Bashir" w:date="2021-12-27T16:25:00Z">
        <w:r w:rsidDel="002F090B">
          <w:delText>6</w:delText>
        </w:r>
      </w:del>
      <w:r>
        <w:t>. Supplemental Material S</w:t>
      </w:r>
      <w:ins w:id="108" w:author="Dr Musa A. Bashir" w:date="2021-12-27T16:25:00Z">
        <w:r w:rsidR="002F090B">
          <w:t>5</w:t>
        </w:r>
      </w:ins>
      <w:del w:id="109" w:author="Dr Musa A. Bashir" w:date="2021-12-27T16:25:00Z">
        <w:r w:rsidDel="002F090B">
          <w:delText>7</w:delText>
        </w:r>
      </w:del>
      <w:r>
        <w:t xml:space="preserve"> shows the model coefficients of the meta-regression models.</w:t>
      </w:r>
    </w:p>
    <w:p w:rsidR="00360AD0" w:rsidRDefault="003C67DE">
      <w:pPr>
        <w:pStyle w:val="Heading2"/>
      </w:pPr>
      <w:bookmarkStart w:id="110" w:name="analysis-of-publication-bias"/>
      <w:bookmarkEnd w:id="93"/>
      <w:proofErr w:type="gramStart"/>
      <w:r>
        <w:rPr>
          <w:rStyle w:val="SectionNumber"/>
        </w:rPr>
        <w:t>3.</w:t>
      </w:r>
      <w:proofErr w:type="gramEnd"/>
      <w:del w:id="111" w:author="Dr Musa A. Bashir" w:date="2021-12-24T09:20:00Z">
        <w:r w:rsidDel="00876D8C">
          <w:rPr>
            <w:rStyle w:val="SectionNumber"/>
          </w:rPr>
          <w:delText>7</w:delText>
        </w:r>
      </w:del>
      <w:ins w:id="112" w:author="Dr Musa A. Bashir" w:date="2021-12-24T09:20:00Z">
        <w:r w:rsidR="00876D8C">
          <w:rPr>
            <w:rStyle w:val="SectionNumber"/>
          </w:rPr>
          <w:t>6</w:t>
        </w:r>
      </w:ins>
      <w:r>
        <w:tab/>
        <w:t>Analysis of Publication Bias</w:t>
      </w:r>
    </w:p>
    <w:p w:rsidR="00360AD0" w:rsidRDefault="003C67DE">
      <w:pPr>
        <w:pStyle w:val="FirstParagraph"/>
      </w:pPr>
      <w:r>
        <w:t xml:space="preserve">The funnel plots of the pooled prevalence and mean waist </w:t>
      </w:r>
      <w:del w:id="113" w:author="Dr Musa A. Bashir" w:date="2021-12-24T09:50:00Z">
        <w:r w:rsidDel="000D0A69">
          <w:delText>circumfernce</w:delText>
        </w:r>
      </w:del>
      <w:ins w:id="114" w:author="Dr Musa A. Bashir" w:date="2021-12-24T09:50:00Z">
        <w:r w:rsidR="000D0A69">
          <w:t>circumference</w:t>
        </w:r>
      </w:ins>
      <w:r>
        <w:t xml:space="preserve"> models are shown i</w:t>
      </w:r>
      <w:ins w:id="115" w:author="Dr Musa A. Bashir" w:date="2021-12-24T09:51:00Z">
        <w:r w:rsidR="000D0A69">
          <w:t>n Figure 3.4</w:t>
        </w:r>
      </w:ins>
      <w:del w:id="116" w:author="Dr Musa A. Bashir" w:date="2021-12-24T09:51:00Z">
        <w:r w:rsidDel="000D0A69">
          <w:delText>s Supplemental Material S8</w:delText>
        </w:r>
      </w:del>
      <w:r>
        <w:t xml:space="preserve">. </w:t>
      </w:r>
      <w:r>
        <w:lastRenderedPageBreak/>
        <w:t>There was no obvious asymmetry in the plots.</w:t>
      </w:r>
      <w:ins w:id="117" w:author="Dr Musa A. Bashir" w:date="2021-12-24T09:53:00Z">
        <w:r w:rsidR="000D0A69">
          <w:t xml:space="preserve"> </w:t>
        </w:r>
        <w:r w:rsidR="000D0A69">
          <w:rPr>
            <w:i/>
            <w:iCs/>
          </w:rPr>
          <w:t>P</w:t>
        </w:r>
        <w:r w:rsidR="000D0A69">
          <w:t xml:space="preserve"> values</w:t>
        </w:r>
        <w:r w:rsidR="0000090B">
          <w:t xml:space="preserve"> for </w:t>
        </w:r>
        <w:proofErr w:type="spellStart"/>
        <w:proofErr w:type="gramStart"/>
        <w:r w:rsidR="0000090B">
          <w:t>a</w:t>
        </w:r>
      </w:ins>
      <w:proofErr w:type="gramEnd"/>
      <w:del w:id="118" w:author="Dr Musa A. Bashir" w:date="2021-12-24T11:08:00Z">
        <w:r w:rsidDel="0000090B">
          <w:delText xml:space="preserve"> </w:delText>
        </w:r>
      </w:del>
      <w:ins w:id="119" w:author="Dr Musa A. Bashir" w:date="2021-12-24T09:53:00Z">
        <w:r w:rsidR="000D0A69">
          <w:t>f</w:t>
        </w:r>
      </w:ins>
      <w:del w:id="120" w:author="Dr Musa A. Bashir" w:date="2021-12-24T09:53:00Z">
        <w:r w:rsidDel="000D0A69">
          <w:delText>F</w:delText>
        </w:r>
      </w:del>
      <w:r>
        <w:t>ormal</w:t>
      </w:r>
      <w:proofErr w:type="spellEnd"/>
      <w:r>
        <w:t xml:space="preserve"> test for plot </w:t>
      </w:r>
      <w:r w:rsidR="00A41540">
        <w:t>asymmetry</w:t>
      </w:r>
      <w:r>
        <w:t xml:space="preserve"> (regression test) </w:t>
      </w:r>
      <w:del w:id="121" w:author="Dr Musa A. Bashir" w:date="2021-12-24T09:53:00Z">
        <w:r w:rsidDel="000D0A69">
          <w:delText>was conducted and it was not statistically significant (</w:delText>
        </w:r>
        <w:r w:rsidDel="000D0A69">
          <w:rPr>
            <w:i/>
            <w:iCs/>
          </w:rPr>
          <w:delText>P</w:delText>
        </w:r>
        <w:r w:rsidDel="000D0A69">
          <w:delText xml:space="preserve"> value is </w:delText>
        </w:r>
      </w:del>
      <w:ins w:id="122" w:author="Dr Musa A. Bashir" w:date="2021-12-24T09:53:00Z">
        <w:r w:rsidR="000D0A69">
          <w:t xml:space="preserve">were </w:t>
        </w:r>
      </w:ins>
      <w:r>
        <w:t>0.597 and 0.114 for the pooled prevalence rate and mean waist circumference respectively</w:t>
      </w:r>
      <w:del w:id="123" w:author="Dr Musa A. Bashir" w:date="2021-12-24T09:53:00Z">
        <w:r w:rsidDel="000D0A69">
          <w:delText>)</w:delText>
        </w:r>
      </w:del>
      <w:r>
        <w:t>, confirming the visual assessment of the funnel plot.</w:t>
      </w:r>
    </w:p>
    <w:p w:rsidR="00360AD0" w:rsidDel="00876D8C" w:rsidRDefault="003C67DE">
      <w:pPr>
        <w:pStyle w:val="Heading2"/>
        <w:rPr>
          <w:del w:id="124" w:author="Dr Musa A. Bashir" w:date="2021-12-24T09:23:00Z"/>
        </w:rPr>
      </w:pPr>
      <w:bookmarkStart w:id="125" w:name="X18b7317793d7002331e286cf881723b1527396c"/>
      <w:bookmarkEnd w:id="110"/>
      <w:del w:id="126" w:author="Dr Musa A. Bashir" w:date="2021-12-24T09:23:00Z">
        <w:r w:rsidDel="00876D8C">
          <w:rPr>
            <w:rStyle w:val="SectionNumber"/>
          </w:rPr>
          <w:delText>3.8</w:delText>
        </w:r>
        <w:r w:rsidDel="00876D8C">
          <w:tab/>
          <w:delText>Sub-group Analyses of Mean Waist Circumference</w:delText>
        </w:r>
      </w:del>
    </w:p>
    <w:p w:rsidR="00360AD0" w:rsidRDefault="003C67DE">
      <w:pPr>
        <w:pStyle w:val="Heading2"/>
        <w:pPrChange w:id="127" w:author="Dr Musa A. Bashir" w:date="2021-12-24T09:23:00Z">
          <w:pPr>
            <w:pStyle w:val="FirstParagraph"/>
          </w:pPr>
        </w:pPrChange>
      </w:pPr>
      <w:del w:id="128" w:author="Dr Musa A. Bashir" w:date="2021-12-24T09:23:00Z">
        <w:r w:rsidDel="00876D8C">
          <w:delText>As shown in plot A of Figure 3.4, the mean waist circumference in the urban settlement</w:delText>
        </w:r>
        <w:r w:rsidR="00A41540" w:rsidDel="00876D8C">
          <w:delText xml:space="preserve"> </w:delText>
        </w:r>
        <w:r w:rsidDel="00876D8C">
          <w:delText>is higher than in rural settlements. The mean circumference of females</w:delText>
        </w:r>
        <w:r w:rsidR="00A41540" w:rsidDel="00876D8C">
          <w:delText xml:space="preserve"> </w:delText>
        </w:r>
        <w:r w:rsidDel="00876D8C">
          <w:delText>is very similar to the value in males</w:delText>
        </w:r>
        <w:r w:rsidR="00A41540" w:rsidDel="00876D8C">
          <w:delText xml:space="preserve"> </w:delText>
        </w:r>
        <w:r w:rsidDel="00876D8C">
          <w:delText>(plot B of Figure 3.4). The mean waist circumference in the southern regions</w:delText>
        </w:r>
        <w:r w:rsidR="00A41540" w:rsidDel="00876D8C">
          <w:delText xml:space="preserve"> </w:delText>
        </w:r>
        <w:r w:rsidDel="00876D8C">
          <w:delText xml:space="preserve">is higher than the northern regions (plot C of Figure 3.4). The </w:delText>
        </w:r>
        <w:r w:rsidDel="00876D8C">
          <w:rPr>
            <w:i/>
            <w:iCs/>
          </w:rPr>
          <w:delText>P</w:delText>
        </w:r>
        <w:r w:rsidDel="00876D8C">
          <w:delText xml:space="preserve"> values for differences between regions, sexes and settlements are 0.014, 0.806 and 0.727 respectively.</w:delText>
        </w:r>
      </w:del>
    </w:p>
    <w:p w:rsidR="00360AD0" w:rsidRDefault="003C67DE">
      <w:pPr>
        <w:pStyle w:val="Heading2"/>
      </w:pPr>
      <w:bookmarkStart w:id="129" w:name="Xf6b8b8e7ee2ae96dae57987d5404301199871c2"/>
      <w:bookmarkEnd w:id="125"/>
      <w:r>
        <w:rPr>
          <w:rStyle w:val="SectionNumber"/>
        </w:rPr>
        <w:t>3.</w:t>
      </w:r>
      <w:ins w:id="130" w:author="Dr Musa A. Bashir" w:date="2021-12-24T09:24:00Z">
        <w:r w:rsidR="00876D8C">
          <w:rPr>
            <w:rStyle w:val="SectionNumber"/>
          </w:rPr>
          <w:t>7</w:t>
        </w:r>
      </w:ins>
      <w:del w:id="131" w:author="Dr Musa A. Bashir" w:date="2021-12-24T09:24:00Z">
        <w:r w:rsidDel="00876D8C">
          <w:rPr>
            <w:rStyle w:val="SectionNumber"/>
          </w:rPr>
          <w:delText>9</w:delText>
        </w:r>
      </w:del>
      <w:r>
        <w:tab/>
      </w:r>
      <w:del w:id="132" w:author="Dr Musa A. Bashir" w:date="2021-12-24T09:55:00Z">
        <w:r w:rsidDel="00A64D09">
          <w:delText>Sub-group Analyses of Central Obesity Prevalence</w:delText>
        </w:r>
      </w:del>
      <w:ins w:id="133" w:author="Dr Musa A. Bashir" w:date="2021-12-24T09:55:00Z">
        <w:r w:rsidR="00A64D09">
          <w:t xml:space="preserve">Sex-specific and Region-specific Prevalence of </w:t>
        </w:r>
      </w:ins>
      <w:ins w:id="134" w:author="Dr Musa A. Bashir" w:date="2021-12-24T09:56:00Z">
        <w:r w:rsidR="00A64D09">
          <w:t>Central Obesity</w:t>
        </w:r>
      </w:ins>
    </w:p>
    <w:p w:rsidR="00360AD0" w:rsidRDefault="003C67DE">
      <w:pPr>
        <w:pStyle w:val="FirstParagraph"/>
      </w:pPr>
      <w:r>
        <w:t xml:space="preserve">As shown in Table 3.1, Estimates of prevalence under the IDF criteria are consistently higher than estimates under the ATP III criteria. Additionally, females, Urban residents and individuals from the southern regions have consistently higher prevalence rates of central obesity under both ATP III and IDF criteria than their Males, Rural and Northern region residents counterparts. </w:t>
      </w:r>
      <w:del w:id="135" w:author="Dr Musa A. Bashir" w:date="2021-12-24T09:24:00Z">
        <w:r w:rsidDel="00876D8C">
          <w:delText>The exception is the prevalence of central obesity in the Northern regions under the ATP III which was found to be higher than the corresponding estimate in the southern regions.</w:delText>
        </w:r>
      </w:del>
    </w:p>
    <w:p w:rsidR="00360AD0" w:rsidRDefault="003C67DE">
      <w:pPr>
        <w:pStyle w:val="Heading1"/>
      </w:pPr>
      <w:bookmarkStart w:id="136" w:name="discussion"/>
      <w:bookmarkEnd w:id="73"/>
      <w:bookmarkEnd w:id="129"/>
      <w:r>
        <w:rPr>
          <w:rStyle w:val="SectionNumber"/>
        </w:rPr>
        <w:t>4</w:t>
      </w:r>
      <w:r>
        <w:tab/>
        <w:t>DISCUSSION</w:t>
      </w:r>
    </w:p>
    <w:p w:rsidR="009F048E" w:rsidRDefault="00197BA7">
      <w:pPr>
        <w:pStyle w:val="FirstParagraph"/>
        <w:rPr>
          <w:ins w:id="137" w:author="Dr Musa A. Bashir" w:date="2021-12-24T10:17:00Z"/>
        </w:rPr>
      </w:pPr>
      <w:ins w:id="138" w:author="Dr Musa A. Bashir" w:date="2021-12-24T10:40:00Z">
        <w:r>
          <w:t>The overall prevalence of central obesity in Nigeria is high with a</w:t>
        </w:r>
      </w:ins>
      <w:ins w:id="139" w:author="Dr Musa A. Bashir" w:date="2021-12-24T10:18:00Z">
        <w:r w:rsidR="009F048E">
          <w:t>lmost 2 (two) out of every 5 (</w:t>
        </w:r>
      </w:ins>
      <w:ins w:id="140" w:author="Dr Musa A. Bashir" w:date="2021-12-24T10:19:00Z">
        <w:r w:rsidR="009F048E">
          <w:t>five)</w:t>
        </w:r>
      </w:ins>
      <w:ins w:id="141" w:author="Dr Musa A. Bashir" w:date="2021-12-24T10:17:00Z">
        <w:r w:rsidR="009F048E">
          <w:t xml:space="preserve"> </w:t>
        </w:r>
        <w:r>
          <w:t>adult Nigerians being</w:t>
        </w:r>
        <w:r w:rsidR="009F048E">
          <w:t xml:space="preserve"> centrally obese (by IDF criteria). This translates to estimated 46.8 million centrally obese adult Nigerians. </w:t>
        </w:r>
      </w:ins>
      <w:ins w:id="142" w:author="Dr Musa A. Bashir" w:date="2021-12-24T10:40:00Z">
        <w:r>
          <w:t xml:space="preserve">Females are </w:t>
        </w:r>
      </w:ins>
      <w:ins w:id="143" w:author="Dr Musa A. Bashir" w:date="2021-12-24T10:41:00Z">
        <w:r>
          <w:t>disproportionately</w:t>
        </w:r>
      </w:ins>
      <w:ins w:id="144" w:author="Dr Musa A. Bashir" w:date="2021-12-24T10:40:00Z">
        <w:r>
          <w:t xml:space="preserve"> </w:t>
        </w:r>
      </w:ins>
      <w:ins w:id="145" w:author="Dr Musa A. Bashir" w:date="2021-12-24T10:41:00Z">
        <w:r>
          <w:lastRenderedPageBreak/>
          <w:t>afflicted</w:t>
        </w:r>
      </w:ins>
      <w:ins w:id="146" w:author="Dr Musa A. Bashir" w:date="2021-12-24T10:45:00Z">
        <w:r>
          <w:t xml:space="preserve"> with more than half</w:t>
        </w:r>
      </w:ins>
      <w:ins w:id="147" w:author="Dr Musa A. Bashir" w:date="2021-12-24T10:17:00Z">
        <w:r w:rsidR="009F048E">
          <w:t xml:space="preserve"> [54% (95% C</w:t>
        </w:r>
        <w:r>
          <w:t>I:</w:t>
        </w:r>
      </w:ins>
      <w:ins w:id="148" w:author="Dr Musa A. Bashir" w:date="2021-12-27T16:17:00Z">
        <w:r w:rsidR="00001E01">
          <w:t xml:space="preserve"> </w:t>
        </w:r>
      </w:ins>
      <w:ins w:id="149" w:author="Dr Musa A. Bashir" w:date="2021-12-24T10:17:00Z">
        <w:r w:rsidR="00001E01">
          <w:t>39%-68%</w:t>
        </w:r>
        <w:r>
          <w:t>)] being centrally obese. This is four times</w:t>
        </w:r>
        <w:r w:rsidR="009F048E">
          <w:t xml:space="preserve"> the prevalence in males [13% (95% CI:</w:t>
        </w:r>
      </w:ins>
      <w:ins w:id="150" w:author="Dr Musa A. Bashir" w:date="2021-12-27T16:17:00Z">
        <w:r w:rsidR="00001E01">
          <w:t xml:space="preserve"> </w:t>
        </w:r>
      </w:ins>
      <w:ins w:id="151" w:author="Dr Musa A. Bashir" w:date="2021-12-24T10:17:00Z">
        <w:r w:rsidR="00001E01">
          <w:t>5%-24%</w:t>
        </w:r>
        <w:r w:rsidR="009F048E">
          <w:t xml:space="preserve">)]. Southern regions </w:t>
        </w:r>
      </w:ins>
      <w:ins w:id="152" w:author="Dr Musa A. Bashir" w:date="2021-12-24T10:46:00Z">
        <w:r w:rsidR="00001E01">
          <w:t xml:space="preserve">more than twice </w:t>
        </w:r>
        <w:r w:rsidR="00B730CD">
          <w:t>the</w:t>
        </w:r>
      </w:ins>
      <w:ins w:id="153" w:author="Dr Musa A. Bashir" w:date="2021-12-24T10:17:00Z">
        <w:r w:rsidR="009F048E">
          <w:t xml:space="preserve"> prevalence of central obesity than northern regions (48% </w:t>
        </w:r>
        <w:proofErr w:type="spellStart"/>
        <w:r w:rsidR="009F048E">
          <w:t>vs</w:t>
        </w:r>
        <w:proofErr w:type="spellEnd"/>
        <w:r w:rsidR="009F048E">
          <w:t xml:space="preserve"> 18%)</w:t>
        </w:r>
      </w:ins>
      <w:ins w:id="154" w:author="Dr Musa A. Bashir" w:date="2021-12-24T10:46:00Z">
        <w:r w:rsidR="00B730CD">
          <w:t xml:space="preserve">. </w:t>
        </w:r>
      </w:ins>
      <w:proofErr w:type="spellStart"/>
      <w:ins w:id="155" w:author="Dr Musa A. Bashir" w:date="2021-12-27T16:47:00Z">
        <w:r w:rsidR="00EF76DE">
          <w:t>Metaregression</w:t>
        </w:r>
        <w:proofErr w:type="spellEnd"/>
        <w:r w:rsidR="00EF76DE">
          <w:t xml:space="preserve"> </w:t>
        </w:r>
        <w:r w:rsidR="00FC4750">
          <w:t>reduced the tau</w:t>
        </w:r>
        <w:r w:rsidR="00FC4750">
          <w:rPr>
            <w:vertAlign w:val="superscript"/>
          </w:rPr>
          <w:t>2</w:t>
        </w:r>
        <w:r w:rsidR="00FC4750">
          <w:t xml:space="preserve"> by almost 87% while I</w:t>
        </w:r>
        <w:r w:rsidR="00FC4750">
          <w:rPr>
            <w:vertAlign w:val="superscript"/>
          </w:rPr>
          <w:t>2</w:t>
        </w:r>
        <w:r w:rsidR="00FC4750">
          <w:t xml:space="preserve"> barely changed (Supplementary Material S4). This is because the latter is less specific as it is sensitive to sample size</w:t>
        </w:r>
        <w:r w:rsidR="001C3651">
          <w:rPr>
            <w:vertAlign w:val="superscript"/>
          </w:rPr>
          <w:t>20</w:t>
        </w:r>
        <w:r w:rsidR="00FC4750">
          <w:t xml:space="preserve">. The prediction intervals for the pooled prevalence of central obesity (2%-74%) </w:t>
        </w:r>
        <w:r w:rsidR="00FC4750" w:rsidRPr="004F72FA">
          <w:t>is a measure of the precision of any future prevalence study of central obesity in Nigeria</w:t>
        </w:r>
        <w:r w:rsidR="00FC4750">
          <w:t>.</w:t>
        </w:r>
      </w:ins>
    </w:p>
    <w:p w:rsidR="0000090B" w:rsidRDefault="0000090B">
      <w:pPr>
        <w:pStyle w:val="Heading2"/>
        <w:rPr>
          <w:ins w:id="156" w:author="Dr Musa A. Bashir" w:date="2021-12-24T11:11:00Z"/>
        </w:rPr>
        <w:pPrChange w:id="157" w:author="Dr Musa A. Bashir" w:date="2021-12-24T11:13:00Z">
          <w:pPr>
            <w:pStyle w:val="FirstParagraph"/>
          </w:pPr>
        </w:pPrChange>
      </w:pPr>
      <w:ins w:id="158" w:author="Dr Musa A. Bashir" w:date="2021-12-24T11:12:00Z">
        <w:r>
          <w:t xml:space="preserve">4.1 </w:t>
        </w:r>
      </w:ins>
      <w:ins w:id="159" w:author="Dr Musa A. Bashir" w:date="2021-12-24T11:13:00Z">
        <w:r>
          <w:t xml:space="preserve">Overall </w:t>
        </w:r>
      </w:ins>
      <w:ins w:id="160" w:author="Dr Musa A. Bashir" w:date="2021-12-27T16:50:00Z">
        <w:r w:rsidR="001C4003">
          <w:t>Burden</w:t>
        </w:r>
      </w:ins>
      <w:ins w:id="161" w:author="Dr Musa A. Bashir" w:date="2021-12-24T11:14:00Z">
        <w:r>
          <w:t xml:space="preserve"> of Central Obesity</w:t>
        </w:r>
      </w:ins>
    </w:p>
    <w:p w:rsidR="009832D5" w:rsidRPr="00EF76DE" w:rsidDel="008F38BA" w:rsidRDefault="003C67DE" w:rsidP="00EF76DE">
      <w:pPr>
        <w:pStyle w:val="FirstParagraph"/>
        <w:rPr>
          <w:del w:id="162" w:author="Dr Musa A. Bashir" w:date="2021-12-28T13:31:00Z"/>
          <w:vertAlign w:val="superscript"/>
          <w:rPrChange w:id="163" w:author="Dr Musa A. Bashir" w:date="2021-12-28T14:39:00Z">
            <w:rPr>
              <w:del w:id="164" w:author="Dr Musa A. Bashir" w:date="2021-12-28T13:31:00Z"/>
            </w:rPr>
          </w:rPrChange>
        </w:rPr>
        <w:pPrChange w:id="165" w:author="Dr Musa A. Bashir" w:date="2021-12-28T14:39:00Z">
          <w:pPr>
            <w:pStyle w:val="FirstParagraph"/>
          </w:pPr>
        </w:pPrChange>
      </w:pPr>
      <w:r>
        <w:t xml:space="preserve">The </w:t>
      </w:r>
      <w:del w:id="166" w:author="Dr Musa A. Bashir" w:date="2021-12-28T14:34:00Z">
        <w:r w:rsidDel="00EF76DE">
          <w:delText>higher pooled crude prevalence of central obesity under the</w:delText>
        </w:r>
      </w:del>
      <w:ins w:id="167" w:author="Dr Musa A. Bashir" w:date="2021-12-28T14:34:00Z">
        <w:r w:rsidR="00EF76DE">
          <w:t>differences in pooled prevalence under</w:t>
        </w:r>
      </w:ins>
      <w:r>
        <w:t xml:space="preserve"> IDF criteria (39%) </w:t>
      </w:r>
      <w:del w:id="168" w:author="Dr Musa A. Bashir" w:date="2021-12-28T14:35:00Z">
        <w:r w:rsidDel="00EF76DE">
          <w:delText>compared to pooled prevalence under the</w:delText>
        </w:r>
      </w:del>
      <w:ins w:id="169" w:author="Dr Musa A. Bashir" w:date="2021-12-28T14:35:00Z">
        <w:r w:rsidR="00EF76DE">
          <w:t>and</w:t>
        </w:r>
      </w:ins>
      <w:r>
        <w:t xml:space="preserve"> ATP III criteria (24%) is due to the fact that the former criteria uses a lower waist circumference threshold</w:t>
      </w:r>
      <w:del w:id="170" w:author="Dr Musa A. Bashir" w:date="2021-12-28T14:35:00Z">
        <w:r w:rsidDel="00EF76DE">
          <w:delText xml:space="preserve"> than the latter resulting in higher number of individuals diagnosed with obesity</w:delText>
        </w:r>
      </w:del>
      <w:r>
        <w:rPr>
          <w:vertAlign w:val="superscript"/>
        </w:rPr>
        <w:t>4,</w:t>
      </w:r>
      <w:ins w:id="171" w:author="Dr Musa A. Bashir" w:date="2021-12-28T13:24:00Z">
        <w:r w:rsidR="001C3651">
          <w:rPr>
            <w:vertAlign w:val="superscript"/>
          </w:rPr>
          <w:t>2</w:t>
        </w:r>
      </w:ins>
      <w:r>
        <w:rPr>
          <w:vertAlign w:val="superscript"/>
        </w:rPr>
        <w:t>1</w:t>
      </w:r>
      <w:del w:id="172" w:author="Dr Musa A. Bashir" w:date="2021-12-28T13:24:00Z">
        <w:r w:rsidDel="001C3651">
          <w:rPr>
            <w:vertAlign w:val="superscript"/>
          </w:rPr>
          <w:delText>9</w:delText>
        </w:r>
      </w:del>
      <w:r>
        <w:t>.</w:t>
      </w:r>
      <w:del w:id="173" w:author="Dr Musa A. Bashir" w:date="2021-12-27T07:45:00Z">
        <w:r w:rsidDel="009832D5">
          <w:delText xml:space="preserve"> According to the latest data by the United Nations</w:delText>
        </w:r>
        <w:r w:rsidDel="009832D5">
          <w:rPr>
            <w:vertAlign w:val="superscript"/>
          </w:rPr>
          <w:delText>11</w:delText>
        </w:r>
        <w:r w:rsidDel="009832D5">
          <w:delText xml:space="preserve">, this translates to estimated 46.8 </w:delText>
        </w:r>
      </w:del>
      <w:del w:id="174" w:author="Dr Musa A. Bashir" w:date="2021-12-27T07:43:00Z">
        <w:r w:rsidDel="009832D5">
          <w:delText xml:space="preserve">million </w:delText>
        </w:r>
      </w:del>
      <w:del w:id="175" w:author="Dr Musa A. Bashir" w:date="2021-12-27T07:45:00Z">
        <w:r w:rsidDel="009832D5">
          <w:delText>and 28.5 centrally obese individuals in Nigeria under the IDF and ATP III criteria respectively</w:delText>
        </w:r>
      </w:del>
      <w:r>
        <w:t xml:space="preserve">. The two thresholds have been recognized by WHO to represent </w:t>
      </w:r>
      <w:del w:id="176" w:author="Dr Musa A. Bashir" w:date="2021-12-28T14:37:00Z">
        <w:r w:rsidDel="00EF76DE">
          <w:delText xml:space="preserve">different levels of cardiovascular risk with the former denoting </w:delText>
        </w:r>
      </w:del>
      <w:proofErr w:type="gramStart"/>
      <w:r>
        <w:t xml:space="preserve">increased </w:t>
      </w:r>
      <w:ins w:id="177" w:author="Dr Musa A. Bashir" w:date="2021-12-28T14:37:00Z">
        <w:r w:rsidR="00EF76DE">
          <w:t xml:space="preserve"> and</w:t>
        </w:r>
        <w:proofErr w:type="gramEnd"/>
        <w:r w:rsidR="00EF76DE">
          <w:t xml:space="preserve"> substantially increased</w:t>
        </w:r>
      </w:ins>
      <w:del w:id="178" w:author="Dr Musa A. Bashir" w:date="2021-12-28T14:37:00Z">
        <w:r w:rsidDel="00EF76DE">
          <w:delText>risk and the latter substantially increased risk, at least in Europoid populations</w:delText>
        </w:r>
      </w:del>
      <w:r>
        <w:rPr>
          <w:vertAlign w:val="superscript"/>
        </w:rPr>
        <w:t>2</w:t>
      </w:r>
      <w:r>
        <w:t>. It has also been suggested that the two criteria correspond respectively to BMI levels of overweight (&gt;/= 25kg/m</w:t>
      </w:r>
      <w:r>
        <w:rPr>
          <w:vertAlign w:val="superscript"/>
        </w:rPr>
        <w:t>2</w:t>
      </w:r>
      <w:r>
        <w:t>) and obesity (&gt;/= 30kg/m</w:t>
      </w:r>
      <w:r>
        <w:rPr>
          <w:vertAlign w:val="superscript"/>
        </w:rPr>
        <w:t>2</w:t>
      </w:r>
      <w:r>
        <w:t>)</w:t>
      </w:r>
      <w:r>
        <w:rPr>
          <w:vertAlign w:val="superscript"/>
        </w:rPr>
        <w:t>2</w:t>
      </w:r>
      <w:ins w:id="179" w:author="Dr Musa A. Bashir" w:date="2021-12-28T13:26:00Z">
        <w:r w:rsidR="001C3651">
          <w:rPr>
            <w:vertAlign w:val="superscript"/>
          </w:rPr>
          <w:t>2</w:t>
        </w:r>
      </w:ins>
      <w:del w:id="180" w:author="Dr Musa A. Bashir" w:date="2021-12-28T13:26:00Z">
        <w:r w:rsidDel="001C3651">
          <w:rPr>
            <w:vertAlign w:val="superscript"/>
          </w:rPr>
          <w:delText>0</w:delText>
        </w:r>
      </w:del>
      <w:r>
        <w:t>.</w:t>
      </w:r>
      <w:del w:id="181" w:author="Dr Musa A. Bashir" w:date="2021-12-28T14:38:00Z">
        <w:r w:rsidDel="00EF76DE">
          <w:delText xml:space="preserve"> The pooled prevalence under the IDF criteria is thus a reflection of prevalence of overweight and obesity</w:delText>
        </w:r>
      </w:del>
      <w:r>
        <w:t>. A recent meta-analysis conducted in Nigeria found the combined prevalence of overweight and obesity to be 39.3%</w:t>
      </w:r>
      <w:r>
        <w:rPr>
          <w:vertAlign w:val="superscript"/>
        </w:rPr>
        <w:t>2</w:t>
      </w:r>
      <w:ins w:id="182" w:author="Dr Musa A. Bashir" w:date="2021-12-28T13:26:00Z">
        <w:r w:rsidR="008F38BA">
          <w:rPr>
            <w:vertAlign w:val="superscript"/>
          </w:rPr>
          <w:t>3</w:t>
        </w:r>
      </w:ins>
      <w:del w:id="183" w:author="Dr Musa A. Bashir" w:date="2021-12-28T13:26:00Z">
        <w:r w:rsidDel="008F38BA">
          <w:rPr>
            <w:vertAlign w:val="superscript"/>
          </w:rPr>
          <w:delText>1</w:delText>
        </w:r>
      </w:del>
      <w:r>
        <w:t xml:space="preserve">, which is very close to the prevalence of central obesity under IDF criteria we found in this meta-analysis (39%). The prevalence of central </w:t>
      </w:r>
      <w:r>
        <w:lastRenderedPageBreak/>
        <w:t>obesity in Nigeria is lower than the global average (41.5%) and the average in the African continent (45.7%) but similar to the average in middle income countries, based on a recent large meta-analysis.</w:t>
      </w:r>
      <w:r>
        <w:rPr>
          <w:vertAlign w:val="superscript"/>
        </w:rPr>
        <w:t>6</w:t>
      </w:r>
      <w:ins w:id="184" w:author="Dr Musa A. Bashir" w:date="2021-12-27T07:45:00Z">
        <w:r w:rsidR="009832D5">
          <w:rPr>
            <w:vertAlign w:val="superscript"/>
          </w:rPr>
          <w:t xml:space="preserve"> </w:t>
        </w:r>
      </w:ins>
    </w:p>
    <w:p w:rsidR="008F38BA" w:rsidRDefault="008F38BA" w:rsidP="008F38BA">
      <w:pPr>
        <w:pStyle w:val="BodyText"/>
        <w:rPr>
          <w:ins w:id="185" w:author="Dr Musa A. Bashir" w:date="2021-12-28T13:30:00Z"/>
        </w:rPr>
      </w:pPr>
      <w:ins w:id="186" w:author="Dr Musa A. Bashir" w:date="2021-12-28T13:30:00Z">
        <w:r>
          <w:t>Given the established known risks of central obesity</w:t>
        </w:r>
        <w:r>
          <w:rPr>
            <w:vertAlign w:val="superscript"/>
          </w:rPr>
          <w:t>7</w:t>
        </w:r>
        <w:r w:rsidR="00EF76DE">
          <w:t xml:space="preserve">, the high prevalence found in this study represent </w:t>
        </w:r>
        <w:r>
          <w:t xml:space="preserve"> a potential for increasing burden of diabetes and cardiovascular diseases in the country. Supplementary Material S6 showed the public health impact (as measured by the population attributable fraction, PAF ) due to central obesity based on the prevalence esti</w:t>
        </w:r>
        <w:r w:rsidR="00EF76DE">
          <w:t>mates of this meta-analyses and previously</w:t>
        </w:r>
      </w:ins>
      <w:ins w:id="187" w:author="Dr Musa A. Bashir" w:date="2021-12-28T14:41:00Z">
        <w:r w:rsidR="00EF76DE">
          <w:t xml:space="preserve"> </w:t>
        </w:r>
      </w:ins>
      <w:ins w:id="188" w:author="Dr Musa A. Bashir" w:date="2021-12-28T13:30:00Z">
        <w:r>
          <w:t>reported relative risk measures for stroke</w:t>
        </w:r>
        <w:r>
          <w:rPr>
            <w:vertAlign w:val="superscript"/>
          </w:rPr>
          <w:t>24</w:t>
        </w:r>
        <w:r>
          <w:t>, myocardial infarction (MI)</w:t>
        </w:r>
        <w:r>
          <w:rPr>
            <w:vertAlign w:val="superscript"/>
          </w:rPr>
          <w:t>25</w:t>
        </w:r>
        <w:r>
          <w:t xml:space="preserve"> and diabetes</w:t>
        </w:r>
        <w:r>
          <w:rPr>
            <w:vertAlign w:val="superscript"/>
          </w:rPr>
          <w:t>26</w:t>
        </w:r>
        <w:r>
          <w:t>. The proportion of stroke, MI and diabetes that could potentially be eliminated from Nigeria through the control of central obesity are 24%, 15% and 21% respectively. Given the Nigeria’s massive infrastructure deficit in healthcare</w:t>
        </w:r>
        <w:r>
          <w:rPr>
            <w:vertAlign w:val="superscript"/>
          </w:rPr>
          <w:t>27</w:t>
        </w:r>
        <w:r>
          <w:t>, the realistic option of controlling the burden of cardiovascular diseases is to invest in public health programs for the prevention of cardiovascular risks. The PAF numbers due to central obesity ma</w:t>
        </w:r>
        <w:r w:rsidR="00994F0E">
          <w:t>ke the latter a promising targe</w:t>
        </w:r>
        <w:r>
          <w:t>t for public health preventive measures. Nigeria’s government took a necessary step in 2019 by rolling out the Nation</w:t>
        </w:r>
        <w:r w:rsidR="00994F0E">
          <w:t xml:space="preserve">al </w:t>
        </w:r>
        <w:proofErr w:type="spellStart"/>
        <w:r w:rsidR="00994F0E">
          <w:t>Multi</w:t>
        </w:r>
        <w:r>
          <w:t>sectoral</w:t>
        </w:r>
        <w:proofErr w:type="spellEnd"/>
        <w:r>
          <w:t xml:space="preserve"> Action Plan (NMSAP) for the Prevention and Control of Non-communicable diseases (2019-2025)</w:t>
        </w:r>
        <w:r>
          <w:rPr>
            <w:vertAlign w:val="superscript"/>
          </w:rPr>
          <w:t>28</w:t>
        </w:r>
        <w:r>
          <w:t xml:space="preserve">. Although this plan is ambitious and has recently secured </w:t>
        </w:r>
        <w:proofErr w:type="spellStart"/>
        <w:r>
          <w:t>committment</w:t>
        </w:r>
        <w:proofErr w:type="spellEnd"/>
        <w:r>
          <w:t xml:space="preserve"> of the Federal Legislatures to enact tax on carbonated beverages</w:t>
        </w:r>
        <w:r>
          <w:rPr>
            <w:vertAlign w:val="superscript"/>
          </w:rPr>
          <w:t>29</w:t>
        </w:r>
        <w:r>
          <w:t xml:space="preserve">, it is hampered by lack of baseline data necessary for planning, implementation evaluation of its programs. For example, the policy document of the plan did not report a measure of public health impact of any of the established risk factors for non-communicable diseases. For central obesity, not even an estimate of its prevalence was reported in the policy </w:t>
        </w:r>
        <w:r>
          <w:lastRenderedPageBreak/>
          <w:t>document</w:t>
        </w:r>
        <w:r>
          <w:rPr>
            <w:vertAlign w:val="superscript"/>
          </w:rPr>
          <w:t>28</w:t>
        </w:r>
        <w:r>
          <w:t>. It is difficult to mobilize non-health sectors and non-state actors as envisioned by the plan if the potential impact of reaching the plan’s targets are not clearly stated.</w:t>
        </w:r>
      </w:ins>
    </w:p>
    <w:p w:rsidR="008F38BA" w:rsidRDefault="008F38BA" w:rsidP="008F38BA">
      <w:pPr>
        <w:pStyle w:val="Heading2"/>
        <w:rPr>
          <w:ins w:id="189" w:author="Dr Musa A. Bashir" w:date="2021-12-28T13:30:00Z"/>
        </w:rPr>
      </w:pPr>
      <w:bookmarkStart w:id="190" w:name="Xeb8cc40e4ffc6373e0baf3b17f7c9267724cb8f"/>
      <w:ins w:id="191" w:author="Dr Musa A. Bashir" w:date="2021-12-28T13:30:00Z">
        <w:r>
          <w:rPr>
            <w:rStyle w:val="SectionNumber"/>
          </w:rPr>
          <w:t>4.2</w:t>
        </w:r>
        <w:r>
          <w:tab/>
          <w:t>Sex-specific Prevalence of Central Obesity</w:t>
        </w:r>
      </w:ins>
    </w:p>
    <w:p w:rsidR="008F38BA" w:rsidRDefault="008F38BA" w:rsidP="008F38BA">
      <w:pPr>
        <w:pStyle w:val="FirstParagraph"/>
        <w:rPr>
          <w:ins w:id="192" w:author="Dr Musa A. Bashir" w:date="2021-12-28T13:30:00Z"/>
        </w:rPr>
      </w:pPr>
      <w:ins w:id="193" w:author="Dr Musa A. Bashir" w:date="2021-12-28T13:30:00Z">
        <w:r>
          <w:t>The higher prevalence of central obesity among females compared to males (54% versus 13%) is a trend observed globally.</w:t>
        </w:r>
        <w:r>
          <w:rPr>
            <w:vertAlign w:val="superscript"/>
          </w:rPr>
          <w:t>6</w:t>
        </w:r>
        <w:r>
          <w:t xml:space="preserve"> In Nigeria, this may be due to the fact that women are less active than men as found in a recent meta-analysis.</w:t>
        </w:r>
        <w:r>
          <w:rPr>
            <w:vertAlign w:val="superscript"/>
          </w:rPr>
          <w:t>30</w:t>
        </w:r>
        <w:r>
          <w:t xml:space="preserve"> This may explain the higher prevalence in females despite the well-known sexual dimorphism in central obesity where the male hormone, testosterone, favor greater central fat deposition</w:t>
        </w:r>
        <w:r>
          <w:rPr>
            <w:vertAlign w:val="superscript"/>
          </w:rPr>
          <w:t>9</w:t>
        </w:r>
        <w:r>
          <w:t>. The contribution of this high prevalence of female central obesity to the burden of stroke, MI and diabetes in Nigeria are 33%, 21% and 29% respectively (Supplemental Material S6). Controlling central obesity in this gender will potentially result in the corresponding decreases in the burden of these diseases. The public health impact of central obesity for males in Nigeria is less pronounced with PAF of less than 5% for MI and PAF of 8% and 7% for stroke and diabetes respectively (Supplemental Material S6)</w:t>
        </w:r>
      </w:ins>
    </w:p>
    <w:p w:rsidR="008F38BA" w:rsidRDefault="008F38BA" w:rsidP="008F38BA">
      <w:pPr>
        <w:pStyle w:val="Heading2"/>
        <w:rPr>
          <w:ins w:id="194" w:author="Dr Musa A. Bashir" w:date="2021-12-28T13:30:00Z"/>
        </w:rPr>
      </w:pPr>
      <w:bookmarkStart w:id="195" w:name="Xcec3185e321749677fd848bb75873e23e3fad83"/>
      <w:bookmarkEnd w:id="190"/>
      <w:ins w:id="196" w:author="Dr Musa A. Bashir" w:date="2021-12-28T13:30:00Z">
        <w:r>
          <w:rPr>
            <w:rStyle w:val="SectionNumber"/>
          </w:rPr>
          <w:t>4.3</w:t>
        </w:r>
        <w:r>
          <w:tab/>
          <w:t>Prevalence of Central Obesity by Region and Settlement</w:t>
        </w:r>
      </w:ins>
    </w:p>
    <w:p w:rsidR="008F38BA" w:rsidRDefault="008F38BA" w:rsidP="008F38BA">
      <w:pPr>
        <w:pStyle w:val="FirstParagraph"/>
        <w:rPr>
          <w:ins w:id="197" w:author="Dr Musa A. Bashir" w:date="2021-12-28T13:30:00Z"/>
        </w:rPr>
      </w:pPr>
      <w:ins w:id="198" w:author="Dr Musa A. Bashir" w:date="2021-12-28T13:30:00Z">
        <w:r>
          <w:t>The higher prevalence of central obesity in the urban settlements compared to rural areas (45% versus 28%) might be due to the fact that urban residents are less physically active due to access to motorized transport, clerical and mechanized work activity and access to work-saving devices even for home related activities like cooking and laundry. Access to energy dense foods like refined sugar and saturated fats is also higher in urban settlements.</w:t>
        </w:r>
        <w:r>
          <w:rPr>
            <w:vertAlign w:val="superscript"/>
          </w:rPr>
          <w:t>2</w:t>
        </w:r>
        <w:r>
          <w:t xml:space="preserve"> The PAF numbers of central obesity among urban residents mean that almost a quarter (1/4) of stroke and diabetes cases can be eliminated in the urban settlements by eliminating central obesity. For MI, the corresponding proportion is less than one-fifth </w:t>
        </w:r>
        <w:r>
          <w:lastRenderedPageBreak/>
          <w:t>(1/5). Even among rural dwellers, eliminating central obesity will potentially lead to the reduction of stroke, MI and diabetes by more than 10% (Supplementary Material S6)</w:t>
        </w:r>
      </w:ins>
    </w:p>
    <w:p w:rsidR="008F38BA" w:rsidRDefault="008F38BA" w:rsidP="008F38BA">
      <w:pPr>
        <w:pStyle w:val="BodyText"/>
        <w:rPr>
          <w:ins w:id="199" w:author="Dr Musa A. Bashir" w:date="2021-12-28T13:30:00Z"/>
        </w:rPr>
      </w:pPr>
      <w:ins w:id="200" w:author="Dr Musa A. Bashir" w:date="2021-12-28T13:30:00Z">
        <w:r>
          <w:t xml:space="preserve">The differences between northern and southern regions are more complex. Estimates of IDF criteria, reflecting combination of individuals with increased and those with substantially increased risk for cardiovascular disease, reveal higher prevalence in the southern compared to northern regions (48% versus </w:t>
        </w:r>
      </w:ins>
      <w:ins w:id="201" w:author="Dr Musa A. Bashir" w:date="2021-12-28T14:48:00Z">
        <w:r w:rsidR="00994F0E">
          <w:t>1</w:t>
        </w:r>
      </w:ins>
      <w:ins w:id="202" w:author="Dr Musa A. Bashir" w:date="2021-12-28T13:30:00Z">
        <w:r>
          <w:t>8%). This is due to the fact that southern regions have higher levels of socio-economic development and rates of urbanization</w:t>
        </w:r>
        <w:r>
          <w:rPr>
            <w:vertAlign w:val="superscript"/>
          </w:rPr>
          <w:t>31</w:t>
        </w:r>
        <w:proofErr w:type="gramStart"/>
        <w:r>
          <w:rPr>
            <w:vertAlign w:val="superscript"/>
          </w:rPr>
          <w:t>,32</w:t>
        </w:r>
      </w:ins>
      <w:proofErr w:type="gramEnd"/>
      <w:ins w:id="203" w:author="Dr Musa A. Bashir" w:date="2021-12-28T13:31:00Z">
        <w:r>
          <w:t xml:space="preserve">. </w:t>
        </w:r>
      </w:ins>
      <w:ins w:id="204" w:author="Dr Musa A. Bashir" w:date="2021-12-28T13:30:00Z">
        <w:r>
          <w:t>The public health impact meaning for these figures in the northern regions is that central obesity accounts for 30% of stroke cases, 18% of myocardial infarction cases and 26% of di</w:t>
        </w:r>
      </w:ins>
      <w:ins w:id="205" w:author="Dr Musa A. Bashir" w:date="2021-12-28T14:49:00Z">
        <w:r w:rsidR="00994F0E">
          <w:t>a</w:t>
        </w:r>
      </w:ins>
      <w:ins w:id="206" w:author="Dr Musa A. Bashir" w:date="2021-12-28T13:30:00Z">
        <w:r>
          <w:t xml:space="preserve">betes cases. The corresponding numbers for the northern regions are 11%, 7% and 10%. However, if ATP III criteria is used, measuring proportion of those at substantially increased risk for cardiovascular disease only, the northern regions have a higher prevalence (28% versus 21%). This might explain the puzzling finding from a recent multi-center acute coronary </w:t>
        </w:r>
        <w:proofErr w:type="spellStart"/>
        <w:r>
          <w:t>sydnrome</w:t>
        </w:r>
        <w:proofErr w:type="spellEnd"/>
        <w:r>
          <w:t xml:space="preserve"> (ACS) registry study in Nigeria</w:t>
        </w:r>
        <w:r>
          <w:rPr>
            <w:vertAlign w:val="superscript"/>
          </w:rPr>
          <w:t>33</w:t>
        </w:r>
        <w:r>
          <w:t>. The authors of the study noted with interest the incidence of ACS in the less urbanized northern regions to be almost three times the rates in the socio-economically more advanced southern regions (59 versus 22.2 people per 100 000 hospitalized adult patients per year). This meta-analysis might partly explain the puzzling finding; the proportion of centrally obese at substantially higher risk (as defined by ATP III criteria) is higher in the northern than the southern regions.</w:t>
        </w:r>
      </w:ins>
    </w:p>
    <w:bookmarkEnd w:id="195"/>
    <w:p w:rsidR="008F38BA" w:rsidRDefault="008F38BA" w:rsidP="008F38BA">
      <w:pPr>
        <w:pStyle w:val="Heading2"/>
        <w:rPr>
          <w:ins w:id="207" w:author="Dr Musa A. Bashir" w:date="2021-12-28T13:30:00Z"/>
        </w:rPr>
      </w:pPr>
      <w:ins w:id="208" w:author="Dr Musa A. Bashir" w:date="2021-12-28T13:30:00Z">
        <w:r>
          <w:rPr>
            <w:rStyle w:val="SectionNumber"/>
          </w:rPr>
          <w:t>4.4</w:t>
        </w:r>
        <w:r>
          <w:tab/>
          <w:t>Limitations of the Study</w:t>
        </w:r>
      </w:ins>
    </w:p>
    <w:p w:rsidR="008F38BA" w:rsidRDefault="008F38BA" w:rsidP="008F38BA">
      <w:pPr>
        <w:pStyle w:val="FirstParagraph"/>
        <w:rPr>
          <w:ins w:id="209" w:author="Dr Musa A. Bashir" w:date="2021-12-28T13:30:00Z"/>
        </w:rPr>
      </w:pPr>
      <w:ins w:id="210" w:author="Dr Musa A. Bashir" w:date="2021-12-28T13:30:00Z">
        <w:r>
          <w:t xml:space="preserve">Majority of the included studies are of low methodological quality </w:t>
        </w:r>
      </w:ins>
      <w:ins w:id="211" w:author="Dr Musa A. Bashir" w:date="2021-12-28T14:50:00Z">
        <w:r w:rsidR="00994F0E">
          <w:t>with</w:t>
        </w:r>
      </w:ins>
      <w:ins w:id="212" w:author="Dr Musa A. Bashir" w:date="2021-12-28T13:30:00Z">
        <w:r>
          <w:t xml:space="preserve"> negative effect on the validity of our estimates. However, the quality appraisal of the included </w:t>
        </w:r>
        <w:r>
          <w:lastRenderedPageBreak/>
          <w:t>studies (Supplemental Material S3) might help in improving the validity as out of the 40 included studies only 18 were judged to be of good methodological quality and included in the quantitative analysis. The study also relied on reported adjusted relative risk measures for stroke, MI and diabetes from case-control studies. Since these are just approximations of true relative risk, our estimates of population attributable fractions will only be approximations.</w:t>
        </w:r>
      </w:ins>
    </w:p>
    <w:p w:rsidR="008F38BA" w:rsidRDefault="008F38BA" w:rsidP="008F38BA">
      <w:pPr>
        <w:pStyle w:val="Heading1"/>
        <w:rPr>
          <w:ins w:id="213" w:author="Dr Musa A. Bashir" w:date="2021-12-28T13:30:00Z"/>
        </w:rPr>
      </w:pPr>
      <w:bookmarkStart w:id="214" w:name="limitations-of-the-study"/>
      <w:bookmarkEnd w:id="214"/>
      <w:ins w:id="215" w:author="Dr Musa A. Bashir" w:date="2021-12-28T13:30:00Z">
        <w:r>
          <w:rPr>
            <w:rStyle w:val="SectionNumber"/>
          </w:rPr>
          <w:t>5</w:t>
        </w:r>
        <w:r>
          <w:tab/>
          <w:t>CONCLUSION AND RECOMMENDATIONS</w:t>
        </w:r>
      </w:ins>
    </w:p>
    <w:p w:rsidR="008F38BA" w:rsidRDefault="008F38BA" w:rsidP="008F38BA">
      <w:pPr>
        <w:pStyle w:val="FirstParagraph"/>
        <w:rPr>
          <w:ins w:id="216" w:author="Dr Musa A. Bashir" w:date="2021-12-28T13:30:00Z"/>
        </w:rPr>
      </w:pPr>
      <w:ins w:id="217" w:author="Dr Musa A. Bashir" w:date="2021-12-28T13:30:00Z">
        <w:r>
          <w:t xml:space="preserve">The burden of central obesity in Nigeria is high with 39% of adult Nigerians being centrally obese (by IDF criteria). This means central obesity might be responsible for as much as 24% of stroke cases, 15% of myocardial infarction cases and 21% of diabetes cases in the country. </w:t>
        </w:r>
      </w:ins>
      <w:ins w:id="218" w:author="Dr Musa A. Bashir" w:date="2021-12-28T14:51:00Z">
        <w:r w:rsidR="00994F0E">
          <w:t>Females and urban residents are dispro</w:t>
        </w:r>
      </w:ins>
      <w:ins w:id="219" w:author="Dr Musa A. Bashir" w:date="2021-12-28T14:52:00Z">
        <w:r w:rsidR="00994F0E">
          <w:t>portionately affected</w:t>
        </w:r>
      </w:ins>
      <w:ins w:id="220" w:author="Dr Musa A. Bashir" w:date="2021-12-28T13:30:00Z">
        <w:r>
          <w:t>.</w:t>
        </w:r>
      </w:ins>
    </w:p>
    <w:p w:rsidR="008F38BA" w:rsidRDefault="008F38BA" w:rsidP="008F38BA">
      <w:pPr>
        <w:pStyle w:val="BodyText"/>
        <w:rPr>
          <w:ins w:id="221" w:author="Dr Musa A. Bashir" w:date="2021-12-28T13:30:00Z"/>
        </w:rPr>
      </w:pPr>
      <w:ins w:id="222" w:author="Dr Musa A. Bashir" w:date="2021-12-28T13:30:00Z">
        <w:r>
          <w:t>The NMSAP for the Prevention and Control of Non-communicable diseases (2019-2025) needs to reflect the burden of central obesity as well</w:t>
        </w:r>
      </w:ins>
      <w:ins w:id="223" w:author="Dr Musa A. Bashir" w:date="2021-12-28T14:53:00Z">
        <w:r w:rsidR="00745DFC">
          <w:t xml:space="preserve"> as</w:t>
        </w:r>
      </w:ins>
      <w:ins w:id="224" w:author="Dr Musa A. Bashir" w:date="2021-12-28T13:30:00Z">
        <w:r>
          <w:t xml:space="preserve"> its public health impact. Public health impact assessment of risk factors is necessary for both planning (such as targeting high risk groups such as females and urban residents) as well as advocacy in mobilizing non-health sectors and non-state actors for action.</w:t>
        </w:r>
        <w:r>
          <w:br/>
          <w:t>Future population based cohort studies are needed to establish if the differences in the central obesity prevalence rates are related to differences in the prevalence and incidence of diabetes, cardiovascular diseases and all-cause mortality.</w:t>
        </w:r>
      </w:ins>
    </w:p>
    <w:p w:rsidR="0000090B" w:rsidDel="008F38BA" w:rsidRDefault="003C67DE">
      <w:pPr>
        <w:pStyle w:val="Heading2"/>
        <w:rPr>
          <w:del w:id="225" w:author="Dr Musa A. Bashir" w:date="2021-12-28T13:30:00Z"/>
        </w:rPr>
        <w:pPrChange w:id="226" w:author="Dr Musa A. Bashir" w:date="2021-12-24T11:14:00Z">
          <w:pPr>
            <w:pStyle w:val="BodyText"/>
            <w:ind w:firstLine="720"/>
          </w:pPr>
        </w:pPrChange>
      </w:pPr>
      <w:del w:id="227" w:author="Dr Musa A. Bashir" w:date="2021-12-24T11:45:00Z">
        <w:r w:rsidDel="000917B3">
          <w:lastRenderedPageBreak/>
          <w:delText>Analysis of heterogeneity in this analysis reveals different behaviours for the two measures of heterogeneity; I</w:delText>
        </w:r>
        <w:r w:rsidDel="000917B3">
          <w:rPr>
            <w:vertAlign w:val="superscript"/>
          </w:rPr>
          <w:delText>2</w:delText>
        </w:r>
        <w:r w:rsidDel="000917B3">
          <w:delText xml:space="preserve"> and tau</w:delText>
        </w:r>
        <w:r w:rsidDel="000917B3">
          <w:rPr>
            <w:vertAlign w:val="superscript"/>
          </w:rPr>
          <w:delText>2</w:delText>
        </w:r>
        <w:r w:rsidDel="000917B3">
          <w:delText>. The former is known to be sensitive to the size of studies i.e. if the included studies are fairly large then the sampling error will be close to zero an</w:delText>
        </w:r>
        <w:bookmarkStart w:id="228" w:name="_GoBack"/>
        <w:bookmarkEnd w:id="228"/>
        <w:r w:rsidDel="000917B3">
          <w:delText>d I</w:delText>
        </w:r>
        <w:r w:rsidDel="000917B3">
          <w:rPr>
            <w:vertAlign w:val="superscript"/>
          </w:rPr>
          <w:delText>2</w:delText>
        </w:r>
        <w:r w:rsidDel="000917B3">
          <w:delText xml:space="preserve"> as a ratio will approach 100%</w:delText>
        </w:r>
        <w:r w:rsidDel="000917B3">
          <w:rPr>
            <w:vertAlign w:val="superscript"/>
          </w:rPr>
          <w:delText>22</w:delText>
        </w:r>
        <w:r w:rsidDel="000917B3">
          <w:delText>. To measure, with a precision of 0.05 and 95% confidence interval, a central obesity prevalence of 39% found in this study(under IDF criteria), the minimum sample size required is Three Hundred and Sixty Six.</w:delText>
        </w:r>
        <w:r w:rsidDel="000917B3">
          <w:rPr>
            <w:vertAlign w:val="superscript"/>
          </w:rPr>
          <w:delText>23</w:delText>
        </w:r>
        <w:r w:rsidDel="000917B3">
          <w:delText xml:space="preserve"> The studies included in this meta-analysis are, by the selection criteria, relatively large with sample sizes having an interquartile range of 959. Consequently, I</w:delText>
        </w:r>
        <w:r w:rsidDel="000917B3">
          <w:rPr>
            <w:vertAlign w:val="superscript"/>
          </w:rPr>
          <w:delText>2</w:delText>
        </w:r>
        <w:r w:rsidDel="000917B3">
          <w:delText xml:space="preserve"> might be closer to 100% even if the between study heterogeneity is not substantial. </w:delText>
        </w:r>
      </w:del>
      <w:del w:id="229" w:author="Dr Musa A. Bashir" w:date="2021-12-24T11:40:00Z">
        <w:r w:rsidDel="000917B3">
          <w:delText xml:space="preserve">This is likely the case as a </w:delText>
        </w:r>
      </w:del>
      <w:del w:id="230" w:author="Dr Musa A. Bashir" w:date="2021-12-24T11:41:00Z">
        <w:r w:rsidDel="000917B3">
          <w:delText>m</w:delText>
        </w:r>
      </w:del>
      <w:del w:id="231" w:author="Dr Musa A. Bashir" w:date="2021-12-27T16:47:00Z">
        <w:r w:rsidDel="00FC4750">
          <w:delText>etaregression reduced the tau</w:delText>
        </w:r>
        <w:r w:rsidDel="00FC4750">
          <w:rPr>
            <w:vertAlign w:val="superscript"/>
          </w:rPr>
          <w:delText>2</w:delText>
        </w:r>
        <w:r w:rsidDel="00FC4750">
          <w:delText xml:space="preserve"> by almost 87%</w:delText>
        </w:r>
      </w:del>
      <w:del w:id="232" w:author="Dr Musa A. Bashir" w:date="2021-12-24T11:41:00Z">
        <w:r w:rsidDel="000917B3">
          <w:delText>. However,</w:delText>
        </w:r>
      </w:del>
      <w:del w:id="233" w:author="Dr Musa A. Bashir" w:date="2021-12-27T16:47:00Z">
        <w:r w:rsidDel="00FC4750">
          <w:delText xml:space="preserve"> I</w:delText>
        </w:r>
        <w:r w:rsidDel="00FC4750">
          <w:rPr>
            <w:vertAlign w:val="superscript"/>
          </w:rPr>
          <w:delText>2</w:delText>
        </w:r>
        <w:r w:rsidDel="00FC4750">
          <w:delText xml:space="preserve"> barely changed (Supplementary Material S</w:delText>
        </w:r>
      </w:del>
      <w:del w:id="234" w:author="Dr Musa A. Bashir" w:date="2021-12-27T16:29:00Z">
        <w:r w:rsidDel="00930770">
          <w:delText>6</w:delText>
        </w:r>
      </w:del>
      <w:del w:id="235" w:author="Dr Musa A. Bashir" w:date="2021-12-27T16:47:00Z">
        <w:r w:rsidDel="00FC4750">
          <w:delText>). The prediction intervals for the pooled prevalence of central obesity (2%-74%)</w:delText>
        </w:r>
      </w:del>
      <w:del w:id="236" w:author="Dr Musa A. Bashir" w:date="2021-12-24T12:10:00Z">
        <w:r w:rsidDel="004F72FA">
          <w:delText xml:space="preserve"> </w:delText>
        </w:r>
      </w:del>
      <w:del w:id="237" w:author="Dr Musa A. Bashir" w:date="2021-12-24T12:08:00Z">
        <w:r w:rsidDel="004F72FA">
          <w:delText xml:space="preserve">means the possible </w:delText>
        </w:r>
      </w:del>
      <w:del w:id="238" w:author="Dr Musa A. Bashir" w:date="2021-12-24T11:53:00Z">
        <w:r w:rsidDel="006D16E6">
          <w:delText>values</w:delText>
        </w:r>
      </w:del>
      <w:del w:id="239" w:author="Dr Musa A. Bashir" w:date="2021-12-24T11:54:00Z">
        <w:r w:rsidDel="006D16E6">
          <w:delText xml:space="preserve"> members of a population of highly heterogeneous studies conducted or to be conducted </w:delText>
        </w:r>
      </w:del>
      <w:del w:id="240" w:author="Dr Musa A. Bashir" w:date="2021-12-24T12:08:00Z">
        <w:r w:rsidDel="004F72FA">
          <w:delText>in Nigeria could find.</w:delText>
        </w:r>
      </w:del>
    </w:p>
    <w:p w:rsidR="00360AD0" w:rsidDel="008F38BA" w:rsidRDefault="003C67DE" w:rsidP="0069149C">
      <w:pPr>
        <w:pStyle w:val="BodyText"/>
        <w:ind w:firstLine="720"/>
        <w:rPr>
          <w:del w:id="241" w:author="Dr Musa A. Bashir" w:date="2021-12-28T13:30:00Z"/>
        </w:rPr>
      </w:pPr>
      <w:del w:id="242" w:author="Dr Musa A. Bashir" w:date="2021-12-24T12:17:00Z">
        <w:r w:rsidDel="004F72FA">
          <w:delText>The higher prevalence of central obesity among females compared to males reflects the fact that females and males have similar mean waist circumference. Considering the fact that, central obesity in females is defined at a lower waist circumference value under both ATP III and IDF criteria, similar mean waist circumference in the two sexes will mean higher prevalence rates of obesity among females</w:delText>
        </w:r>
      </w:del>
      <w:del w:id="243" w:author="Dr Musa A. Bashir" w:date="2021-12-28T13:30:00Z">
        <w:r w:rsidDel="008F38BA">
          <w:delText>. Similar higher prevalence in females was found in measure of generalized obesity (BMI) in Nigeria</w:delText>
        </w:r>
        <w:r w:rsidDel="008F38BA">
          <w:rPr>
            <w:vertAlign w:val="superscript"/>
          </w:rPr>
          <w:delText>21</w:delText>
        </w:r>
        <w:r w:rsidDel="008F38BA">
          <w:delText>. This is also a trend observed globally.</w:delText>
        </w:r>
        <w:r w:rsidDel="008F38BA">
          <w:rPr>
            <w:vertAlign w:val="superscript"/>
          </w:rPr>
          <w:delText>6</w:delText>
        </w:r>
        <w:r w:rsidDel="008F38BA">
          <w:delText xml:space="preserve"> In Nigeria, this may be due to the fact that women are less active than men as found in a recent meta-analysis.</w:delText>
        </w:r>
        <w:r w:rsidDel="008F38BA">
          <w:rPr>
            <w:vertAlign w:val="superscript"/>
          </w:rPr>
          <w:delText>24</w:delText>
        </w:r>
        <w:r w:rsidR="007A19DC" w:rsidDel="008F38BA">
          <w:delText xml:space="preserve">. </w:delText>
        </w:r>
        <w:r w:rsidDel="008F38BA">
          <w:delText xml:space="preserve">This </w:delText>
        </w:r>
        <w:r w:rsidR="0018050D" w:rsidDel="008F38BA">
          <w:delText xml:space="preserve">may explain the higher prevalence in females despite the well-known </w:delText>
        </w:r>
        <w:r w:rsidDel="008F38BA">
          <w:delText>sexual dimorphism in central ob</w:delText>
        </w:r>
        <w:r w:rsidR="0018050D" w:rsidDel="008F38BA">
          <w:delText>esity where</w:delText>
        </w:r>
        <w:r w:rsidDel="008F38BA">
          <w:delText xml:space="preserve"> the male hormone,</w:delText>
        </w:r>
        <w:r w:rsidR="0069149C" w:rsidDel="008F38BA">
          <w:delText xml:space="preserve"> </w:delText>
        </w:r>
        <w:r w:rsidR="0018050D" w:rsidDel="008F38BA">
          <w:delText>testosterone,</w:delText>
        </w:r>
        <w:r w:rsidDel="008F38BA">
          <w:delText xml:space="preserve"> favor greater central fat deposition</w:delText>
        </w:r>
        <w:r w:rsidDel="008F38BA">
          <w:rPr>
            <w:vertAlign w:val="superscript"/>
          </w:rPr>
          <w:delText>25</w:delText>
        </w:r>
        <w:r w:rsidDel="008F38BA">
          <w:delText>.</w:delText>
        </w:r>
      </w:del>
    </w:p>
    <w:p w:rsidR="00360AD0" w:rsidDel="008F38BA" w:rsidRDefault="003C67DE" w:rsidP="0069149C">
      <w:pPr>
        <w:pStyle w:val="BodyText"/>
        <w:ind w:firstLine="720"/>
        <w:rPr>
          <w:del w:id="244" w:author="Dr Musa A. Bashir" w:date="2021-12-28T13:30:00Z"/>
        </w:rPr>
      </w:pPr>
      <w:moveFromRangeStart w:id="245" w:author="Dr Musa A. Bashir" w:date="2021-12-24T11:16:00Z" w:name="move91236983"/>
      <w:moveFrom w:id="246" w:author="Dr Musa A. Bashir" w:date="2021-12-24T11:16:00Z">
        <w:del w:id="247" w:author="Dr Musa A. Bashir" w:date="2021-12-28T13:30:00Z">
          <w:r w:rsidDel="008F38BA">
            <w:delText xml:space="preserve">The higher prevalence of central obesity in the urban settlements compared to rural areas reflects the higher mean waist </w:delText>
          </w:r>
          <w:r w:rsidR="007A19DC" w:rsidDel="008F38BA">
            <w:delText>circumference</w:delText>
          </w:r>
          <w:r w:rsidDel="008F38BA">
            <w:delText xml:space="preserve"> in the former. The reason is due to the fact that urban residents are less physically active due to access to motorized transport, </w:delText>
          </w:r>
          <w:r w:rsidDel="008F38BA">
            <w:lastRenderedPageBreak/>
            <w:delText>clerical and mechanized work activity and access to work-saving devices even for home related activities like cooking and laundry. Access to energy dense foods like refined sugar and saturated fats is also higher in urban settlements.</w:delText>
          </w:r>
          <w:r w:rsidDel="008F38BA">
            <w:rPr>
              <w:vertAlign w:val="superscript"/>
            </w:rPr>
            <w:delText>2</w:delText>
          </w:r>
        </w:del>
      </w:moveFrom>
    </w:p>
    <w:moveFromRangeEnd w:id="245"/>
    <w:p w:rsidR="0000090B" w:rsidDel="0000090B" w:rsidRDefault="0000090B" w:rsidP="0000090B">
      <w:pPr>
        <w:pStyle w:val="BodyText"/>
        <w:ind w:firstLine="720"/>
        <w:rPr>
          <w:del w:id="248" w:author="Dr Musa A. Bashir" w:date="2021-12-24T11:16:00Z"/>
        </w:rPr>
      </w:pPr>
      <w:moveToRangeStart w:id="249" w:author="Dr Musa A. Bashir" w:date="2021-12-24T11:16:00Z" w:name="move91236983"/>
      <w:moveTo w:id="250" w:author="Dr Musa A. Bashir" w:date="2021-12-24T11:16:00Z">
        <w:del w:id="251" w:author="Dr Musa A. Bashir" w:date="2021-12-28T13:30:00Z">
          <w:r w:rsidDel="008F38BA">
            <w:delText>The higher prevalence of central obesity in the urban settlements compared to rural areas reflects the higher mean waist circumference in the former. The reason is due to the fact that urban residents are less physically active due to access to motorized transport, clerical and mechanized work activity and access to work-saving devices even for home related activities like cooking and laundry. Access to energy dense foods like refined sugar and saturated fats is also higher in urban settlements.</w:delText>
          </w:r>
          <w:r w:rsidDel="008F38BA">
            <w:rPr>
              <w:vertAlign w:val="superscript"/>
            </w:rPr>
            <w:delText>2</w:delText>
          </w:r>
        </w:del>
      </w:moveTo>
    </w:p>
    <w:moveToRangeEnd w:id="249"/>
    <w:p w:rsidR="00930ECD" w:rsidRPr="00930ECD" w:rsidDel="008F38BA" w:rsidRDefault="003C67DE">
      <w:pPr>
        <w:pStyle w:val="FirstParagraph"/>
        <w:rPr>
          <w:del w:id="252" w:author="Dr Musa A. Bashir" w:date="2021-12-28T13:30:00Z"/>
        </w:rPr>
        <w:pPrChange w:id="253" w:author="Dr Musa A. Bashir" w:date="2021-12-24T11:17:00Z">
          <w:pPr>
            <w:pStyle w:val="BodyText"/>
            <w:ind w:firstLine="720"/>
          </w:pPr>
        </w:pPrChange>
      </w:pPr>
      <w:del w:id="254" w:author="Dr Musa A. Bashir" w:date="2021-12-28T13:30:00Z">
        <w:r w:rsidDel="008F38BA">
          <w:delText>The differences between northern and southern regions are more complex. Estimates of IDF criteria, reflecting combination of individuals with increased and those with substantially risk for cardiovascular disease, reveal higher prevalence in the southern compared to northern regions. This is due to the fact that southern regions have higher levels of socio-economic development and rates of urbanization.</w:delText>
        </w:r>
        <w:r w:rsidDel="008F38BA">
          <w:rPr>
            <w:vertAlign w:val="superscript"/>
          </w:rPr>
          <w:delText>26,27</w:delText>
        </w:r>
        <w:r w:rsidDel="008F38BA">
          <w:delText xml:space="preserve"> However, if ATP III criteria is used, measuring proportion of those at substantially increased risk for cardiovascular disease only, the northern regions have a higher prevalence. This means although southern regions have higher prevalence of central obesity in general, the northern regions’ centrally obese are particularly at a substantially more increased risk for cardiovascular disease.</w:delText>
        </w:r>
      </w:del>
    </w:p>
    <w:p w:rsidR="00360AD0" w:rsidDel="008F38BA" w:rsidRDefault="003C67DE">
      <w:pPr>
        <w:pStyle w:val="Heading1"/>
        <w:rPr>
          <w:del w:id="255" w:author="Dr Musa A. Bashir" w:date="2021-12-28T13:30:00Z"/>
        </w:rPr>
      </w:pPr>
      <w:bookmarkStart w:id="256" w:name="summary-and-conclusion"/>
      <w:bookmarkEnd w:id="136"/>
      <w:del w:id="257" w:author="Dr Musa A. Bashir" w:date="2021-12-28T13:30:00Z">
        <w:r w:rsidDel="008F38BA">
          <w:rPr>
            <w:rStyle w:val="SectionNumber"/>
          </w:rPr>
          <w:delText>5</w:delText>
        </w:r>
        <w:r w:rsidDel="008F38BA">
          <w:tab/>
        </w:r>
      </w:del>
      <w:del w:id="258" w:author="Dr Musa A. Bashir" w:date="2021-12-27T16:53:00Z">
        <w:r w:rsidDel="00A25259">
          <w:delText xml:space="preserve">SUMMARY AND </w:delText>
        </w:r>
      </w:del>
      <w:del w:id="259" w:author="Dr Musa A. Bashir" w:date="2021-12-28T13:30:00Z">
        <w:r w:rsidDel="008F38BA">
          <w:delText>CONCLUSION</w:delText>
        </w:r>
      </w:del>
    </w:p>
    <w:p w:rsidR="00360AD0" w:rsidDel="008F38BA" w:rsidRDefault="003C67DE">
      <w:pPr>
        <w:pStyle w:val="FirstParagraph"/>
        <w:rPr>
          <w:del w:id="260" w:author="Dr Musa A. Bashir" w:date="2021-12-28T13:30:00Z"/>
        </w:rPr>
      </w:pPr>
      <w:del w:id="261" w:author="Dr Musa A. Bashir" w:date="2021-12-28T13:30:00Z">
        <w:r w:rsidDel="008F38BA">
          <w:delText>39% of adult Nigerians are centrally obese (by IDF criteria). This translates to estimated 46.8 million centrally obese adult Nigerians. More than half [54% (95% CI:39%-</w:delText>
        </w:r>
        <w:r w:rsidDel="008F38BA">
          <w:lastRenderedPageBreak/>
          <w:delText>68% )] of adult females are centrally obese. This is four times the prevalence in males [13% (95% CI:5%-24% )]. Although southern regions have higher prevalence of central obesity than northern regions in general (48% vs 18%), the northern regions’ centrally obese are particularly at a substantially more increased risk for cardiovascular disease (28% vs 21%). Differences in central obesity prevalence rates reflect differences in mean waist circumferences.</w:delText>
        </w:r>
      </w:del>
    </w:p>
    <w:p w:rsidR="001A15C2" w:rsidDel="008F38BA" w:rsidRDefault="003C67DE" w:rsidP="001A15C2">
      <w:pPr>
        <w:pStyle w:val="BodyText"/>
        <w:ind w:firstLine="720"/>
        <w:rPr>
          <w:del w:id="262" w:author="Dr Musa A. Bashir" w:date="2021-12-28T13:30:00Z"/>
        </w:rPr>
      </w:pPr>
      <w:del w:id="263" w:author="Dr Musa A. Bashir" w:date="2021-12-28T13:30:00Z">
        <w:r w:rsidDel="008F38BA">
          <w:delText>Females, Urban residents and individuals living in the northern part of Nigeria have a high burden of central obesity. Public health measures for stopping the epidemic of obesity should be targ</w:delText>
        </w:r>
        <w:r w:rsidR="001A15C2" w:rsidDel="008F38BA">
          <w:delText>eted at these high risk groups.</w:delText>
        </w:r>
      </w:del>
    </w:p>
    <w:p w:rsidR="00360AD0" w:rsidDel="008F38BA" w:rsidRDefault="003C67DE" w:rsidP="001A15C2">
      <w:pPr>
        <w:pStyle w:val="BodyText"/>
        <w:ind w:firstLine="720"/>
        <w:rPr>
          <w:del w:id="264" w:author="Dr Musa A. Bashir" w:date="2021-12-28T13:30:00Z"/>
        </w:rPr>
      </w:pPr>
      <w:del w:id="265" w:author="Dr Musa A. Bashir" w:date="2021-12-28T13:30:00Z">
        <w:r w:rsidDel="008F38BA">
          <w:delText>Future systematic reviews of central obesity risk for cardiovascular diseases and diabetes are needed to establish if the differences in the central obesity prevalence rates are related to differences in the prevalence and incidence of diabetes, cardiovascular diseases and all-cause mortality.</w:delText>
        </w:r>
      </w:del>
    </w:p>
    <w:p w:rsidR="0069149C" w:rsidRPr="00B85D57" w:rsidRDefault="0069149C" w:rsidP="0069149C">
      <w:pPr>
        <w:spacing w:line="360" w:lineRule="auto"/>
        <w:rPr>
          <w:b/>
          <w:bCs/>
          <w:sz w:val="28"/>
          <w:szCs w:val="28"/>
        </w:rPr>
      </w:pPr>
      <w:r>
        <w:rPr>
          <w:b/>
          <w:bCs/>
          <w:sz w:val="28"/>
          <w:szCs w:val="28"/>
        </w:rPr>
        <w:t>Declaration of interest</w:t>
      </w:r>
    </w:p>
    <w:p w:rsidR="0069149C" w:rsidRDefault="0069149C" w:rsidP="0069149C">
      <w:pPr>
        <w:spacing w:line="360" w:lineRule="auto"/>
        <w:ind w:firstLineChars="200" w:firstLine="480"/>
      </w:pPr>
      <w:r w:rsidRPr="002B0E87">
        <w:t xml:space="preserve">The authors report no conflicts of interest. </w:t>
      </w:r>
    </w:p>
    <w:p w:rsidR="0069149C" w:rsidRPr="006156B4" w:rsidRDefault="0069149C" w:rsidP="0069149C">
      <w:pPr>
        <w:spacing w:line="360" w:lineRule="auto"/>
        <w:rPr>
          <w:b/>
        </w:rPr>
      </w:pPr>
      <w:r w:rsidRPr="006156B4">
        <w:rPr>
          <w:b/>
        </w:rPr>
        <w:t xml:space="preserve">Funding </w:t>
      </w:r>
    </w:p>
    <w:p w:rsidR="0069149C" w:rsidRDefault="0069149C" w:rsidP="0069149C">
      <w:pPr>
        <w:spacing w:line="360" w:lineRule="auto"/>
        <w:ind w:firstLineChars="200" w:firstLine="480"/>
      </w:pPr>
      <w:r>
        <w:t>None.</w:t>
      </w:r>
    </w:p>
    <w:p w:rsidR="0069149C" w:rsidRPr="006156B4" w:rsidRDefault="0069149C" w:rsidP="0069149C">
      <w:pPr>
        <w:spacing w:line="360" w:lineRule="auto"/>
        <w:rPr>
          <w:b/>
        </w:rPr>
      </w:pPr>
      <w:r w:rsidRPr="006156B4">
        <w:rPr>
          <w:b/>
        </w:rPr>
        <w:t xml:space="preserve">Acknowledgment </w:t>
      </w:r>
    </w:p>
    <w:p w:rsidR="0069149C" w:rsidRDefault="0069149C" w:rsidP="0069149C">
      <w:pPr>
        <w:spacing w:line="360" w:lineRule="auto"/>
        <w:ind w:firstLineChars="200" w:firstLine="480"/>
      </w:pPr>
      <w:r>
        <w:t>None.</w:t>
      </w:r>
    </w:p>
    <w:p w:rsidR="0069149C" w:rsidRPr="0069149C" w:rsidRDefault="0069149C" w:rsidP="0069149C">
      <w:pPr>
        <w:pStyle w:val="BodyText"/>
        <w:ind w:left="720"/>
        <w:rPr>
          <w:b/>
        </w:rPr>
      </w:pPr>
      <w:r>
        <w:rPr>
          <w:b/>
        </w:rPr>
        <w:t>References</w:t>
      </w:r>
    </w:p>
    <w:p w:rsidR="00241C1B" w:rsidRDefault="003C67DE" w:rsidP="00241C1B">
      <w:pPr>
        <w:pStyle w:val="Bibliography"/>
        <w:rPr>
          <w:ins w:id="266" w:author="Dr Musa A. Bashir" w:date="2021-12-28T14:14:00Z"/>
        </w:rPr>
      </w:pPr>
      <w:bookmarkStart w:id="267" w:name="ref-lemieuxSexDifferencesRelation1993"/>
      <w:bookmarkStart w:id="268" w:name="refs"/>
      <w:r>
        <w:lastRenderedPageBreak/>
        <w:t xml:space="preserve">1. </w:t>
      </w:r>
      <w:ins w:id="269" w:author="Dr Musa A. Bashir" w:date="2021-12-28T14:14:00Z">
        <w:r w:rsidR="00241C1B">
          <w:t xml:space="preserve">Lemieux S, </w:t>
        </w:r>
        <w:proofErr w:type="spellStart"/>
        <w:r w:rsidR="00241C1B">
          <w:t>Prud’homme</w:t>
        </w:r>
        <w:proofErr w:type="spellEnd"/>
        <w:r w:rsidR="00241C1B">
          <w:t xml:space="preserve"> D, Bouchard C, Tremblay A, </w:t>
        </w:r>
        <w:proofErr w:type="spellStart"/>
        <w:r w:rsidR="00241C1B">
          <w:t>Després</w:t>
        </w:r>
        <w:proofErr w:type="spellEnd"/>
        <w:r w:rsidR="00241C1B">
          <w:t xml:space="preserve"> JP. Sex differences in the relation of visceral adipose tissue accumulation to total body fatness. The American Journal of Clinical Nutrition. 1993 Oct</w:t>
        </w:r>
        <w:proofErr w:type="gramStart"/>
        <w:r w:rsidR="00241C1B">
          <w:t>;58</w:t>
        </w:r>
        <w:proofErr w:type="gramEnd"/>
        <w:r w:rsidR="00241C1B">
          <w:t xml:space="preserve">(4):463–7. </w:t>
        </w:r>
      </w:ins>
    </w:p>
    <w:p w:rsidR="00241C1B" w:rsidRDefault="00241C1B" w:rsidP="00241C1B">
      <w:pPr>
        <w:pStyle w:val="Bibliography"/>
        <w:rPr>
          <w:ins w:id="270" w:author="Dr Musa A. Bashir" w:date="2021-12-28T14:14:00Z"/>
        </w:rPr>
      </w:pPr>
      <w:ins w:id="271" w:author="Dr Musa A. Bashir" w:date="2021-12-28T14:14:00Z">
        <w:r>
          <w:t xml:space="preserve">2. </w:t>
        </w:r>
        <w:r>
          <w:tab/>
          <w:t xml:space="preserve">WHO Consultation on Obesity (1999: Geneva S, Organization WH. </w:t>
        </w:r>
        <w:proofErr w:type="gramStart"/>
        <w:r>
          <w:t>Obesity :</w:t>
        </w:r>
        <w:proofErr w:type="gramEnd"/>
        <w:r>
          <w:t xml:space="preserve"> preventing and managing the global epidemic : report of a WHO consultation [Internet]. World Health Organization; 2000 [cited 2021 Sep 3]. Available from: </w:t>
        </w:r>
        <w:r>
          <w:fldChar w:fldCharType="begin"/>
        </w:r>
        <w:r>
          <w:instrText xml:space="preserve"> HYPERLINK "https://apps.who.int/iris/handle/10665/42330" </w:instrText>
        </w:r>
        <w:r>
          <w:fldChar w:fldCharType="separate"/>
        </w:r>
        <w:r>
          <w:rPr>
            <w:rStyle w:val="Hyperlink"/>
            <w:u w:val="single"/>
          </w:rPr>
          <w:t>https://apps.who.int/iris/handle/10665/42330</w:t>
        </w:r>
        <w:r>
          <w:fldChar w:fldCharType="end"/>
        </w:r>
      </w:ins>
    </w:p>
    <w:p w:rsidR="00241C1B" w:rsidRDefault="00241C1B" w:rsidP="00241C1B">
      <w:pPr>
        <w:pStyle w:val="Bibliography"/>
        <w:rPr>
          <w:ins w:id="272" w:author="Dr Musa A. Bashir" w:date="2021-12-28T14:14:00Z"/>
        </w:rPr>
      </w:pPr>
      <w:ins w:id="273" w:author="Dr Musa A. Bashir" w:date="2021-12-28T14:14:00Z">
        <w:r>
          <w:t xml:space="preserve">3. </w:t>
        </w:r>
        <w:r>
          <w:tab/>
        </w:r>
        <w:proofErr w:type="spellStart"/>
        <w:r>
          <w:t>Pouliot</w:t>
        </w:r>
        <w:proofErr w:type="spellEnd"/>
        <w:r>
          <w:t xml:space="preserve"> MC, </w:t>
        </w:r>
        <w:proofErr w:type="spellStart"/>
        <w:r>
          <w:t>Després</w:t>
        </w:r>
        <w:proofErr w:type="spellEnd"/>
        <w:r>
          <w:t xml:space="preserve"> JP, Lemieux S, </w:t>
        </w:r>
        <w:proofErr w:type="spellStart"/>
        <w:r>
          <w:t>Moorjani</w:t>
        </w:r>
        <w:proofErr w:type="spellEnd"/>
        <w:r>
          <w:t xml:space="preserve"> S, Bouchard C, Tremblay A, et al. Waist circumference and abdominal sagittal diameter: Best simple anthropometric indexes of abdominal visceral adipose tissue accumulation and related cardiovascular risk in men and women. The American Journal of Cardiology. 1994 Mar</w:t>
        </w:r>
        <w:proofErr w:type="gramStart"/>
        <w:r>
          <w:t>;73</w:t>
        </w:r>
        <w:proofErr w:type="gramEnd"/>
        <w:r>
          <w:t xml:space="preserve">(7):460–8. </w:t>
        </w:r>
      </w:ins>
    </w:p>
    <w:p w:rsidR="00241C1B" w:rsidRDefault="00241C1B" w:rsidP="00241C1B">
      <w:pPr>
        <w:pStyle w:val="Bibliography"/>
        <w:rPr>
          <w:ins w:id="274" w:author="Dr Musa A. Bashir" w:date="2021-12-28T14:14:00Z"/>
        </w:rPr>
      </w:pPr>
      <w:ins w:id="275" w:author="Dr Musa A. Bashir" w:date="2021-12-28T14:14:00Z">
        <w:r>
          <w:t xml:space="preserve">4. </w:t>
        </w:r>
        <w:r>
          <w:tab/>
          <w:t>Expert Panel on Detection, Evaluation, and Treatment of High Blood Cholesterol in Adults. Executive Summary of the Third Report of the National Cholesterol Education Program (NCEP) Expert Panel on Detection, Evaluation, and Treatment of High Blood Cholesterol in Adults (Adult Treatment Panel III). JAMA: The Journal of the American Medical Association. 2001 May</w:t>
        </w:r>
        <w:proofErr w:type="gramStart"/>
        <w:r>
          <w:t>;285</w:t>
        </w:r>
        <w:proofErr w:type="gramEnd"/>
        <w:r>
          <w:t xml:space="preserve">(19):2486–97. </w:t>
        </w:r>
      </w:ins>
    </w:p>
    <w:p w:rsidR="00241C1B" w:rsidRDefault="00241C1B" w:rsidP="00241C1B">
      <w:pPr>
        <w:pStyle w:val="Bibliography"/>
        <w:rPr>
          <w:ins w:id="276" w:author="Dr Musa A. Bashir" w:date="2021-12-28T14:14:00Z"/>
        </w:rPr>
      </w:pPr>
      <w:ins w:id="277" w:author="Dr Musa A. Bashir" w:date="2021-12-28T14:14:00Z">
        <w:r>
          <w:t xml:space="preserve">5. </w:t>
        </w:r>
        <w:r>
          <w:tab/>
        </w:r>
        <w:proofErr w:type="spellStart"/>
        <w:r>
          <w:t>Alberti</w:t>
        </w:r>
        <w:proofErr w:type="spellEnd"/>
        <w:r>
          <w:t xml:space="preserve"> KGMM, </w:t>
        </w:r>
        <w:proofErr w:type="spellStart"/>
        <w:r>
          <w:t>Zimmet</w:t>
        </w:r>
        <w:proofErr w:type="spellEnd"/>
        <w:r>
          <w:t xml:space="preserve"> P, Shaw J. Metabolic </w:t>
        </w:r>
        <w:proofErr w:type="spellStart"/>
        <w:r>
          <w:t>syndromea</w:t>
        </w:r>
        <w:proofErr w:type="spellEnd"/>
        <w:r>
          <w:t xml:space="preserve"> new world-wide definition. A Consensus Statement from the International Diabetes Federation. Diabetic Medicine. 2006</w:t>
        </w:r>
        <w:proofErr w:type="gramStart"/>
        <w:r>
          <w:t>;23</w:t>
        </w:r>
        <w:proofErr w:type="gramEnd"/>
        <w:r>
          <w:t xml:space="preserve">(5):469–80. </w:t>
        </w:r>
      </w:ins>
    </w:p>
    <w:p w:rsidR="00241C1B" w:rsidRDefault="00241C1B" w:rsidP="00241C1B">
      <w:pPr>
        <w:pStyle w:val="Bibliography"/>
        <w:rPr>
          <w:ins w:id="278" w:author="Dr Musa A. Bashir" w:date="2021-12-28T14:14:00Z"/>
        </w:rPr>
      </w:pPr>
      <w:ins w:id="279" w:author="Dr Musa A. Bashir" w:date="2021-12-28T14:14:00Z">
        <w:r>
          <w:t xml:space="preserve">6. </w:t>
        </w:r>
        <w:r>
          <w:tab/>
          <w:t xml:space="preserve">Wong MCS, Huang J, Wang J, Chan PSF, </w:t>
        </w:r>
        <w:proofErr w:type="spellStart"/>
        <w:r>
          <w:t>Lok</w:t>
        </w:r>
        <w:proofErr w:type="spellEnd"/>
        <w:r>
          <w:t xml:space="preserve"> V, Chen X, et al. Global, regional and time-trend prevalence of central obesity: A systematic review and meta-analysis of 13.2 million subjects. European Journal of Epidemiology. 2020</w:t>
        </w:r>
        <w:proofErr w:type="gramStart"/>
        <w:r>
          <w:t>;35</w:t>
        </w:r>
        <w:proofErr w:type="gramEnd"/>
        <w:r>
          <w:t xml:space="preserve">(7):673–83. </w:t>
        </w:r>
      </w:ins>
    </w:p>
    <w:p w:rsidR="00241C1B" w:rsidRDefault="00241C1B" w:rsidP="00241C1B">
      <w:pPr>
        <w:pStyle w:val="Bibliography"/>
        <w:rPr>
          <w:ins w:id="280" w:author="Dr Musa A. Bashir" w:date="2021-12-28T14:14:00Z"/>
        </w:rPr>
      </w:pPr>
      <w:ins w:id="281" w:author="Dr Musa A. Bashir" w:date="2021-12-28T14:14:00Z">
        <w:r>
          <w:t xml:space="preserve">7. </w:t>
        </w:r>
        <w:r>
          <w:tab/>
        </w:r>
        <w:proofErr w:type="spellStart"/>
        <w:r>
          <w:t>Jayedi</w:t>
        </w:r>
        <w:proofErr w:type="spellEnd"/>
        <w:r>
          <w:t xml:space="preserve"> A, </w:t>
        </w:r>
        <w:proofErr w:type="spellStart"/>
        <w:r>
          <w:t>Soltani</w:t>
        </w:r>
        <w:proofErr w:type="spellEnd"/>
        <w:r>
          <w:t xml:space="preserve"> S, </w:t>
        </w:r>
        <w:proofErr w:type="spellStart"/>
        <w:r>
          <w:t>Zargar</w:t>
        </w:r>
        <w:proofErr w:type="spellEnd"/>
        <w:r>
          <w:t xml:space="preserve"> MS, Khan TA, </w:t>
        </w:r>
        <w:proofErr w:type="spellStart"/>
        <w:r>
          <w:t>Shab-Bidar</w:t>
        </w:r>
        <w:proofErr w:type="spellEnd"/>
        <w:r>
          <w:t xml:space="preserve"> S. Central fatness and risk of </w:t>
        </w:r>
        <w:proofErr w:type="spellStart"/>
        <w:r>
          <w:t>all cause</w:t>
        </w:r>
        <w:proofErr w:type="spellEnd"/>
        <w:r>
          <w:t xml:space="preserve"> mortality: Systematic review and dose-response meta-analysis of 72 prospective cohort studies. BMJ (Clinical research </w:t>
        </w:r>
        <w:proofErr w:type="spellStart"/>
        <w:proofErr w:type="gramStart"/>
        <w:r>
          <w:t>ed</w:t>
        </w:r>
        <w:proofErr w:type="spellEnd"/>
        <w:proofErr w:type="gramEnd"/>
        <w:r>
          <w:t>). 2020 Sep</w:t>
        </w:r>
        <w:proofErr w:type="gramStart"/>
        <w:r>
          <w:t>;370:m3324</w:t>
        </w:r>
        <w:proofErr w:type="gramEnd"/>
        <w:r>
          <w:t xml:space="preserve">. </w:t>
        </w:r>
      </w:ins>
    </w:p>
    <w:p w:rsidR="00241C1B" w:rsidRDefault="00241C1B" w:rsidP="00241C1B">
      <w:pPr>
        <w:pStyle w:val="Bibliography"/>
        <w:rPr>
          <w:ins w:id="282" w:author="Dr Musa A. Bashir" w:date="2021-12-28T14:14:00Z"/>
        </w:rPr>
      </w:pPr>
      <w:ins w:id="283" w:author="Dr Musa A. Bashir" w:date="2021-12-28T14:14:00Z">
        <w:r>
          <w:t xml:space="preserve">8. </w:t>
        </w:r>
        <w:r>
          <w:tab/>
        </w:r>
        <w:proofErr w:type="spellStart"/>
        <w:r>
          <w:t>Seo</w:t>
        </w:r>
        <w:proofErr w:type="spellEnd"/>
        <w:r>
          <w:t xml:space="preserve"> D-C, </w:t>
        </w:r>
        <w:proofErr w:type="spellStart"/>
        <w:r>
          <w:t>Choe</w:t>
        </w:r>
        <w:proofErr w:type="spellEnd"/>
        <w:r>
          <w:t xml:space="preserve"> S, </w:t>
        </w:r>
        <w:proofErr w:type="spellStart"/>
        <w:r>
          <w:t>Torabi</w:t>
        </w:r>
        <w:proofErr w:type="spellEnd"/>
        <w:r>
          <w:t xml:space="preserve"> MR. Is waist circumference </w:t>
        </w:r>
        <m:oMath>
          <m:r>
            <m:rPr>
              <m:sty m:val="p"/>
            </m:rPr>
            <w:rPr>
              <w:rFonts w:ascii="Cambria Math" w:hAnsi="Cambria Math"/>
            </w:rPr>
            <m:t>≥</m:t>
          </m:r>
        </m:oMath>
        <w:r>
          <w:t xml:space="preserve">102/88cm better than body mass index </w:t>
        </w:r>
        <m:oMath>
          <m:r>
            <m:rPr>
              <m:sty m:val="p"/>
            </m:rPr>
            <w:rPr>
              <w:rFonts w:ascii="Cambria Math" w:hAnsi="Cambria Math"/>
            </w:rPr>
            <m:t>≥</m:t>
          </m:r>
        </m:oMath>
        <w:r>
          <w:t>30 to predict hypertension and diabetes development regardless of gender, age group, and race/ethnicity? Meta-analysis. Preventive Medicine. 2017 Apr</w:t>
        </w:r>
        <w:proofErr w:type="gramStart"/>
        <w:r>
          <w:t>;97:100</w:t>
        </w:r>
        <w:proofErr w:type="gramEnd"/>
        <w:r>
          <w:t xml:space="preserve">–8. </w:t>
        </w:r>
      </w:ins>
    </w:p>
    <w:p w:rsidR="00241C1B" w:rsidRDefault="00241C1B" w:rsidP="00241C1B">
      <w:pPr>
        <w:pStyle w:val="Bibliography"/>
        <w:rPr>
          <w:ins w:id="284" w:author="Dr Musa A. Bashir" w:date="2021-12-28T14:14:00Z"/>
        </w:rPr>
      </w:pPr>
      <w:ins w:id="285" w:author="Dr Musa A. Bashir" w:date="2021-12-28T14:14:00Z">
        <w:r>
          <w:t xml:space="preserve">9. </w:t>
        </w:r>
        <w:r>
          <w:tab/>
          <w:t xml:space="preserve">World Health Organization. Waist circumference and waist-hip </w:t>
        </w:r>
        <w:proofErr w:type="gramStart"/>
        <w:r>
          <w:t>ratio :</w:t>
        </w:r>
        <w:proofErr w:type="gramEnd"/>
        <w:r>
          <w:t xml:space="preserve"> Report of a WHO expert consultation, Geneva, 8-11 December 2008. 2011 [cited 2021 Sep 3]; Available from: </w:t>
        </w:r>
        <w:r>
          <w:fldChar w:fldCharType="begin"/>
        </w:r>
        <w:r>
          <w:instrText xml:space="preserve"> HYPERLINK "https://apps.who.int/iris/handle/10665/44583" </w:instrText>
        </w:r>
        <w:r>
          <w:fldChar w:fldCharType="separate"/>
        </w:r>
        <w:r>
          <w:rPr>
            <w:rStyle w:val="Hyperlink"/>
            <w:u w:val="single"/>
          </w:rPr>
          <w:t>https://apps.who.int/iris/handle/10665/44583</w:t>
        </w:r>
        <w:r>
          <w:fldChar w:fldCharType="end"/>
        </w:r>
      </w:ins>
    </w:p>
    <w:p w:rsidR="00241C1B" w:rsidRDefault="00241C1B" w:rsidP="00241C1B">
      <w:pPr>
        <w:pStyle w:val="Bibliography"/>
        <w:rPr>
          <w:ins w:id="286" w:author="Dr Musa A. Bashir" w:date="2021-12-28T14:14:00Z"/>
        </w:rPr>
      </w:pPr>
      <w:ins w:id="287" w:author="Dr Musa A. Bashir" w:date="2021-12-28T14:14:00Z">
        <w:r>
          <w:t xml:space="preserve">10. </w:t>
        </w:r>
        <w:r>
          <w:tab/>
          <w:t xml:space="preserve">Stroup DF, Berlin JA, Morton SC, </w:t>
        </w:r>
        <w:proofErr w:type="spellStart"/>
        <w:r>
          <w:t>Olkin</w:t>
        </w:r>
        <w:proofErr w:type="spellEnd"/>
        <w:r>
          <w:t xml:space="preserve"> I, Williamson GD, </w:t>
        </w:r>
        <w:proofErr w:type="spellStart"/>
        <w:r>
          <w:t>Rennie</w:t>
        </w:r>
        <w:proofErr w:type="spellEnd"/>
        <w:r>
          <w:t xml:space="preserve"> D, et al. Meta-analysis of observational studies in epidemiology: A proposal for reporting. Meta-analysis Of Observational Studies in Epidemiology (MOOSE) group. JAMA. 2000 Apr</w:t>
        </w:r>
        <w:proofErr w:type="gramStart"/>
        <w:r>
          <w:t>;283</w:t>
        </w:r>
        <w:proofErr w:type="gramEnd"/>
        <w:r>
          <w:t xml:space="preserve">(15):2008–12. </w:t>
        </w:r>
      </w:ins>
    </w:p>
    <w:p w:rsidR="00241C1B" w:rsidRDefault="00241C1B" w:rsidP="00241C1B">
      <w:pPr>
        <w:pStyle w:val="Bibliography"/>
        <w:rPr>
          <w:ins w:id="288" w:author="Dr Musa A. Bashir" w:date="2021-12-28T14:14:00Z"/>
        </w:rPr>
      </w:pPr>
      <w:ins w:id="289" w:author="Dr Musa A. Bashir" w:date="2021-12-28T14:14:00Z">
        <w:r>
          <w:lastRenderedPageBreak/>
          <w:t xml:space="preserve">11. </w:t>
        </w:r>
        <w:r>
          <w:tab/>
          <w:t>WDI - The World by Income and Region [Internet]. [</w:t>
        </w:r>
        <w:proofErr w:type="gramStart"/>
        <w:r>
          <w:t>cited</w:t>
        </w:r>
        <w:proofErr w:type="gramEnd"/>
        <w:r>
          <w:t xml:space="preserve"> 2021 Dec 23]. Available from: </w:t>
        </w:r>
        <w:r>
          <w:fldChar w:fldCharType="begin"/>
        </w:r>
        <w:r>
          <w:instrText xml:space="preserve"> HYPERLINK "https://datatopics.worldbank.org/world-development-indicators/the-world-by-income-and-region.html" </w:instrText>
        </w:r>
        <w:r>
          <w:fldChar w:fldCharType="separate"/>
        </w:r>
        <w:r>
          <w:rPr>
            <w:rStyle w:val="Hyperlink"/>
            <w:u w:val="single"/>
          </w:rPr>
          <w:t>https://datatopics.worldbank.org/world-development-indicators/the-world-by-income-and-region.html</w:t>
        </w:r>
        <w:r>
          <w:fldChar w:fldCharType="end"/>
        </w:r>
      </w:ins>
    </w:p>
    <w:p w:rsidR="00241C1B" w:rsidRDefault="00241C1B" w:rsidP="00241C1B">
      <w:pPr>
        <w:pStyle w:val="Bibliography"/>
        <w:rPr>
          <w:ins w:id="290" w:author="Dr Musa A. Bashir" w:date="2021-12-28T14:14:00Z"/>
        </w:rPr>
      </w:pPr>
      <w:ins w:id="291" w:author="Dr Musa A. Bashir" w:date="2021-12-28T14:14:00Z">
        <w:r>
          <w:t xml:space="preserve">12. </w:t>
        </w:r>
        <w:r>
          <w:tab/>
        </w:r>
        <w:proofErr w:type="spellStart"/>
        <w:r>
          <w:t>Udo</w:t>
        </w:r>
        <w:proofErr w:type="spellEnd"/>
        <w:r>
          <w:t xml:space="preserve"> KR, </w:t>
        </w:r>
        <w:proofErr w:type="spellStart"/>
        <w:r>
          <w:t>Ajayi</w:t>
        </w:r>
        <w:proofErr w:type="spellEnd"/>
        <w:r>
          <w:t xml:space="preserve"> JFA, Kirk-Greene AHM, </w:t>
        </w:r>
        <w:proofErr w:type="spellStart"/>
        <w:r>
          <w:t>Falola</w:t>
        </w:r>
        <w:proofErr w:type="spellEnd"/>
        <w:r>
          <w:t xml:space="preserve"> TO. Nigeria. Encyclopedia Britannica [Internet]. 2020 [cited 2021 Jul 5]; Available from: </w:t>
        </w:r>
        <w:r>
          <w:fldChar w:fldCharType="begin"/>
        </w:r>
        <w:r>
          <w:instrText xml:space="preserve"> HYPERLINK "https://www.britannica.com/place/Nigeria" </w:instrText>
        </w:r>
        <w:r>
          <w:fldChar w:fldCharType="separate"/>
        </w:r>
        <w:r>
          <w:rPr>
            <w:rStyle w:val="Hyperlink"/>
            <w:u w:val="single"/>
          </w:rPr>
          <w:t>https://www.britannica.com/place/Nigeria</w:t>
        </w:r>
        <w:r>
          <w:fldChar w:fldCharType="end"/>
        </w:r>
      </w:ins>
    </w:p>
    <w:p w:rsidR="00241C1B" w:rsidRDefault="00241C1B" w:rsidP="00241C1B">
      <w:pPr>
        <w:pStyle w:val="Bibliography"/>
        <w:rPr>
          <w:ins w:id="292" w:author="Dr Musa A. Bashir" w:date="2021-12-28T14:14:00Z"/>
        </w:rPr>
      </w:pPr>
      <w:ins w:id="293" w:author="Dr Musa A. Bashir" w:date="2021-12-28T14:14:00Z">
        <w:r>
          <w:t xml:space="preserve">13. </w:t>
        </w:r>
        <w:r>
          <w:tab/>
          <w:t xml:space="preserve">UNFPA - United Nations Population Fund. UNFPA - United Nations Population Fund [Internet]. 2021 [cited 2021 Jul 5]. Available from: </w:t>
        </w:r>
        <w:r>
          <w:fldChar w:fldCharType="begin"/>
        </w:r>
        <w:r>
          <w:instrText xml:space="preserve"> HYPERLINK "https://www.unfpa.org/" </w:instrText>
        </w:r>
        <w:r>
          <w:fldChar w:fldCharType="separate"/>
        </w:r>
        <w:r>
          <w:rPr>
            <w:rStyle w:val="Hyperlink"/>
            <w:u w:val="single"/>
          </w:rPr>
          <w:t>https://www.unfpa.org/</w:t>
        </w:r>
        <w:r>
          <w:fldChar w:fldCharType="end"/>
        </w:r>
      </w:ins>
    </w:p>
    <w:p w:rsidR="00241C1B" w:rsidRDefault="00241C1B" w:rsidP="00241C1B">
      <w:pPr>
        <w:pStyle w:val="Bibliography"/>
        <w:rPr>
          <w:ins w:id="294" w:author="Dr Musa A. Bashir" w:date="2021-12-28T14:14:00Z"/>
        </w:rPr>
      </w:pPr>
      <w:ins w:id="295" w:author="Dr Musa A. Bashir" w:date="2021-12-28T14:14:00Z">
        <w:r>
          <w:t xml:space="preserve">14. </w:t>
        </w:r>
        <w:r>
          <w:tab/>
          <w:t xml:space="preserve">Joanna Briggs Institute. Joanna Briggs Institute Critical Appraisal Checklist for Prevalence Studies [Internet]. Joanna Briggs Institute; 2017. Available from: </w:t>
        </w:r>
        <w:r>
          <w:fldChar w:fldCharType="begin"/>
        </w:r>
        <w:r>
          <w:instrText xml:space="preserve"> HYPERLINK "https://jbi.global/sites/default/files/2019-05/JBI_Critical_Appraisal-Checklist_for_Prevalence_Studies2017_0.pdf" </w:instrText>
        </w:r>
        <w:r>
          <w:fldChar w:fldCharType="separate"/>
        </w:r>
        <w:r>
          <w:rPr>
            <w:rStyle w:val="Hyperlink"/>
            <w:u w:val="single"/>
          </w:rPr>
          <w:t>https://jbi.global/sites/default/files/2019-05/JBI_Critical_Appraisal-Checklist_for_Prevalence_Studies2017_0.pdf</w:t>
        </w:r>
        <w:r>
          <w:fldChar w:fldCharType="end"/>
        </w:r>
      </w:ins>
    </w:p>
    <w:p w:rsidR="00241C1B" w:rsidRDefault="00241C1B" w:rsidP="00241C1B">
      <w:pPr>
        <w:pStyle w:val="Bibliography"/>
        <w:rPr>
          <w:ins w:id="296" w:author="Dr Musa A. Bashir" w:date="2021-12-28T14:14:00Z"/>
        </w:rPr>
      </w:pPr>
      <w:ins w:id="297" w:author="Dr Musa A. Bashir" w:date="2021-12-28T14:14:00Z">
        <w:r>
          <w:t xml:space="preserve">15. </w:t>
        </w:r>
        <w:r>
          <w:tab/>
          <w:t xml:space="preserve">R Core Team. R: A language and environment for statistical computing [Internet]. Vienna, Austria: R Foundation for Statistical Computing; 2021 [cited 2021 Jun 16]. Available from: </w:t>
        </w:r>
        <w:r>
          <w:fldChar w:fldCharType="begin"/>
        </w:r>
        <w:r>
          <w:instrText xml:space="preserve"> HYPERLINK "https://www.r-project.org/" </w:instrText>
        </w:r>
        <w:r>
          <w:fldChar w:fldCharType="separate"/>
        </w:r>
        <w:r>
          <w:rPr>
            <w:rStyle w:val="Hyperlink"/>
            <w:u w:val="single"/>
          </w:rPr>
          <w:t>https://www.r-project.org/</w:t>
        </w:r>
        <w:r>
          <w:fldChar w:fldCharType="end"/>
        </w:r>
      </w:ins>
    </w:p>
    <w:p w:rsidR="00241C1B" w:rsidRDefault="00241C1B" w:rsidP="00241C1B">
      <w:pPr>
        <w:pStyle w:val="Bibliography"/>
        <w:rPr>
          <w:ins w:id="298" w:author="Dr Musa A. Bashir" w:date="2021-12-28T14:14:00Z"/>
        </w:rPr>
      </w:pPr>
      <w:ins w:id="299" w:author="Dr Musa A. Bashir" w:date="2021-12-28T14:14:00Z">
        <w:r>
          <w:t xml:space="preserve">16. </w:t>
        </w:r>
        <w:r>
          <w:tab/>
        </w:r>
        <w:proofErr w:type="spellStart"/>
        <w:r>
          <w:t>Viechtbauer</w:t>
        </w:r>
        <w:proofErr w:type="spellEnd"/>
        <w:r>
          <w:t xml:space="preserve"> W. Conducting meta-analyses in with the </w:t>
        </w:r>
        <w:proofErr w:type="spellStart"/>
        <w:r>
          <w:t>metafor</w:t>
        </w:r>
        <w:proofErr w:type="spellEnd"/>
        <w:r>
          <w:t xml:space="preserve"> package. Journal of Statistical Software [Internet]. 2010</w:t>
        </w:r>
        <w:proofErr w:type="gramStart"/>
        <w:r>
          <w:t>;36</w:t>
        </w:r>
        <w:proofErr w:type="gramEnd"/>
        <w:r>
          <w:t xml:space="preserve">(3):1–48. Available from: </w:t>
        </w:r>
        <w:r>
          <w:fldChar w:fldCharType="begin"/>
        </w:r>
        <w:r>
          <w:instrText xml:space="preserve"> HYPERLINK "https://doi.org/10.18637/jss.v036.i03" </w:instrText>
        </w:r>
        <w:r>
          <w:fldChar w:fldCharType="separate"/>
        </w:r>
        <w:r>
          <w:rPr>
            <w:rStyle w:val="Hyperlink"/>
            <w:u w:val="single"/>
          </w:rPr>
          <w:t>https://doi.org/10.18637/jss.v036.i03</w:t>
        </w:r>
        <w:r>
          <w:fldChar w:fldCharType="end"/>
        </w:r>
      </w:ins>
    </w:p>
    <w:p w:rsidR="00241C1B" w:rsidRDefault="00241C1B" w:rsidP="00241C1B">
      <w:pPr>
        <w:pStyle w:val="Bibliography"/>
        <w:rPr>
          <w:ins w:id="300" w:author="Dr Musa A. Bashir" w:date="2021-12-28T14:14:00Z"/>
        </w:rPr>
      </w:pPr>
      <w:ins w:id="301" w:author="Dr Musa A. Bashir" w:date="2021-12-28T14:14:00Z">
        <w:r>
          <w:t xml:space="preserve">17. </w:t>
        </w:r>
        <w:r>
          <w:tab/>
        </w:r>
        <w:proofErr w:type="spellStart"/>
        <w:r>
          <w:t>Sidik</w:t>
        </w:r>
        <w:proofErr w:type="spellEnd"/>
        <w:r>
          <w:t xml:space="preserve"> K, </w:t>
        </w:r>
        <w:proofErr w:type="spellStart"/>
        <w:r>
          <w:t>Jonkman</w:t>
        </w:r>
        <w:proofErr w:type="spellEnd"/>
        <w:r>
          <w:t xml:space="preserve"> JN. On Constructing Confidence Intervals for a Standardized Mean Difference in Meta-analysis. Communications in Statistics - Simulation and Computation. 2003 Jan</w:t>
        </w:r>
        <w:proofErr w:type="gramStart"/>
        <w:r>
          <w:t>;32</w:t>
        </w:r>
        <w:proofErr w:type="gramEnd"/>
        <w:r>
          <w:t xml:space="preserve">(4):1191–203. </w:t>
        </w:r>
      </w:ins>
    </w:p>
    <w:p w:rsidR="00241C1B" w:rsidRDefault="00241C1B" w:rsidP="00241C1B">
      <w:pPr>
        <w:pStyle w:val="Bibliography"/>
        <w:rPr>
          <w:ins w:id="302" w:author="Dr Musa A. Bashir" w:date="2021-12-28T14:14:00Z"/>
        </w:rPr>
      </w:pPr>
      <w:ins w:id="303" w:author="Dr Musa A. Bashir" w:date="2021-12-28T14:14:00Z">
        <w:r>
          <w:t xml:space="preserve">18. </w:t>
        </w:r>
        <w:r>
          <w:tab/>
        </w:r>
        <w:proofErr w:type="spellStart"/>
        <w:r>
          <w:t>Borenstein</w:t>
        </w:r>
        <w:proofErr w:type="spellEnd"/>
        <w:r>
          <w:t xml:space="preserve"> M, Higgins JPT, Hedges LV, </w:t>
        </w:r>
        <w:proofErr w:type="gramStart"/>
        <w:r>
          <w:t>Rothstein</w:t>
        </w:r>
        <w:proofErr w:type="gramEnd"/>
        <w:r>
          <w:t xml:space="preserve"> HR. Basics of meta-analysis: </w:t>
        </w:r>
        <w:r>
          <w:rPr>
            <w:i/>
            <w:iCs/>
          </w:rPr>
          <w:t>I</w:t>
        </w:r>
        <w:r>
          <w:t xml:space="preserve"> </w:t>
        </w:r>
        <w:r>
          <w:rPr>
            <w:vertAlign w:val="superscript"/>
          </w:rPr>
          <w:t>2</w:t>
        </w:r>
        <w:r>
          <w:t xml:space="preserve"> is not an absolute measure of heterogeneity: </w:t>
        </w:r>
        <w:r>
          <w:rPr>
            <w:i/>
            <w:iCs/>
          </w:rPr>
          <w:t>I</w:t>
        </w:r>
        <w:r>
          <w:t xml:space="preserve"> </w:t>
        </w:r>
        <w:r>
          <w:rPr>
            <w:vertAlign w:val="superscript"/>
          </w:rPr>
          <w:t>2</w:t>
        </w:r>
        <w:r>
          <w:t xml:space="preserve"> is not an absolute measure of heterogeneity. Research Synthesis Methods. 2017 Mar</w:t>
        </w:r>
        <w:proofErr w:type="gramStart"/>
        <w:r>
          <w:t>;8</w:t>
        </w:r>
        <w:proofErr w:type="gramEnd"/>
        <w:r>
          <w:t xml:space="preserve">(1):5–18. </w:t>
        </w:r>
      </w:ins>
    </w:p>
    <w:p w:rsidR="00241C1B" w:rsidRDefault="00241C1B" w:rsidP="00241C1B">
      <w:pPr>
        <w:pStyle w:val="Bibliography"/>
        <w:rPr>
          <w:ins w:id="304" w:author="Dr Musa A. Bashir" w:date="2021-12-28T14:14:00Z"/>
        </w:rPr>
      </w:pPr>
      <w:ins w:id="305" w:author="Dr Musa A. Bashir" w:date="2021-12-28T14:14:00Z">
        <w:r>
          <w:t xml:space="preserve">19. </w:t>
        </w:r>
        <w:r>
          <w:tab/>
          <w:t xml:space="preserve">Egger M, Davey Smith G, Schneider M, Minder C. Bias in meta-analysis detected by a simple, graphical test. BMJ (Clinical research </w:t>
        </w:r>
        <w:proofErr w:type="spellStart"/>
        <w:proofErr w:type="gramStart"/>
        <w:r>
          <w:t>ed</w:t>
        </w:r>
        <w:proofErr w:type="spellEnd"/>
        <w:proofErr w:type="gramEnd"/>
        <w:r>
          <w:t>). 1997 Sep</w:t>
        </w:r>
        <w:proofErr w:type="gramStart"/>
        <w:r>
          <w:t>;315</w:t>
        </w:r>
        <w:proofErr w:type="gramEnd"/>
        <w:r>
          <w:t xml:space="preserve">(7109):629–34. </w:t>
        </w:r>
      </w:ins>
    </w:p>
    <w:p w:rsidR="00241C1B" w:rsidRDefault="00241C1B" w:rsidP="00241C1B">
      <w:pPr>
        <w:pStyle w:val="Bibliography"/>
        <w:rPr>
          <w:ins w:id="306" w:author="Dr Musa A. Bashir" w:date="2021-12-28T14:14:00Z"/>
        </w:rPr>
      </w:pPr>
      <w:ins w:id="307" w:author="Dr Musa A. Bashir" w:date="2021-12-28T14:14:00Z">
        <w:r>
          <w:t xml:space="preserve">20. </w:t>
        </w:r>
        <w:r>
          <w:tab/>
        </w:r>
        <w:proofErr w:type="spellStart"/>
        <w:r>
          <w:t>Harrer</w:t>
        </w:r>
        <w:proofErr w:type="spellEnd"/>
        <w:r>
          <w:t xml:space="preserve"> M, </w:t>
        </w:r>
        <w:proofErr w:type="spellStart"/>
        <w:r>
          <w:t>Cuijpers</w:t>
        </w:r>
        <w:proofErr w:type="spellEnd"/>
        <w:r>
          <w:t xml:space="preserve"> P, Furukawa TA, Ebert DD. Doing Meta-Analysis with R: A Hands-On Guide [Internet]. First. 2021 [cited 2021 Jul 25]. Available from: </w:t>
        </w:r>
        <w:r>
          <w:fldChar w:fldCharType="begin"/>
        </w:r>
        <w:r>
          <w:instrText xml:space="preserve"> HYPERLINK "https://www.routledge.com/Doing-Meta-Analysis-with-R-A-Hands-On-Guide/Harrer-Cuijpers-Furukawa-Ebert/p/book/9780367610074" </w:instrText>
        </w:r>
        <w:r>
          <w:fldChar w:fldCharType="separate"/>
        </w:r>
        <w:r>
          <w:rPr>
            <w:rStyle w:val="Hyperlink"/>
            <w:u w:val="single"/>
          </w:rPr>
          <w:t>https://www.routledge.com/Doing-Meta-Analysis-with-R-A-Hands-On-Guide/Harrer-Cuijpers-Furukawa-Ebert/p/book/9780367610074</w:t>
        </w:r>
        <w:r>
          <w:fldChar w:fldCharType="end"/>
        </w:r>
      </w:ins>
    </w:p>
    <w:p w:rsidR="00241C1B" w:rsidRDefault="00241C1B" w:rsidP="00241C1B">
      <w:pPr>
        <w:pStyle w:val="Bibliography"/>
        <w:rPr>
          <w:ins w:id="308" w:author="Dr Musa A. Bashir" w:date="2021-12-28T14:14:00Z"/>
        </w:rPr>
      </w:pPr>
      <w:ins w:id="309" w:author="Dr Musa A. Bashir" w:date="2021-12-28T14:14:00Z">
        <w:r>
          <w:t xml:space="preserve">21. </w:t>
        </w:r>
        <w:r>
          <w:tab/>
        </w:r>
        <w:proofErr w:type="spellStart"/>
        <w:r>
          <w:t>Alberti</w:t>
        </w:r>
        <w:proofErr w:type="spellEnd"/>
        <w:r>
          <w:t xml:space="preserve"> </w:t>
        </w:r>
        <w:proofErr w:type="spellStart"/>
        <w:r>
          <w:t>Kgmm</w:t>
        </w:r>
        <w:proofErr w:type="spellEnd"/>
        <w:r>
          <w:t xml:space="preserve">, </w:t>
        </w:r>
        <w:proofErr w:type="spellStart"/>
        <w:r>
          <w:t>Eckel</w:t>
        </w:r>
        <w:proofErr w:type="spellEnd"/>
        <w:r>
          <w:t xml:space="preserve"> RH, Grundy SM, </w:t>
        </w:r>
        <w:proofErr w:type="spellStart"/>
        <w:r>
          <w:t>Zimmet</w:t>
        </w:r>
        <w:proofErr w:type="spellEnd"/>
        <w:r>
          <w:t xml:space="preserve"> PZ, </w:t>
        </w:r>
        <w:proofErr w:type="spellStart"/>
        <w:r>
          <w:t>Cleeman</w:t>
        </w:r>
        <w:proofErr w:type="spellEnd"/>
        <w:r>
          <w:t xml:space="preserve"> JI, </w:t>
        </w:r>
        <w:proofErr w:type="spellStart"/>
        <w:r>
          <w:t>Donato</w:t>
        </w:r>
        <w:proofErr w:type="spellEnd"/>
        <w:r>
          <w:t xml:space="preserve"> KA, et al. Harmonizing the Metabolic Syndrome. Circulation. 2009 Oct</w:t>
        </w:r>
        <w:proofErr w:type="gramStart"/>
        <w:r>
          <w:t>;120</w:t>
        </w:r>
        <w:proofErr w:type="gramEnd"/>
        <w:r>
          <w:t xml:space="preserve">(16):1640–5. </w:t>
        </w:r>
      </w:ins>
    </w:p>
    <w:p w:rsidR="00241C1B" w:rsidRDefault="00241C1B" w:rsidP="00241C1B">
      <w:pPr>
        <w:pStyle w:val="Bibliography"/>
        <w:rPr>
          <w:ins w:id="310" w:author="Dr Musa A. Bashir" w:date="2021-12-28T14:14:00Z"/>
        </w:rPr>
      </w:pPr>
      <w:ins w:id="311" w:author="Dr Musa A. Bashir" w:date="2021-12-28T14:14:00Z">
        <w:r>
          <w:t xml:space="preserve">22. </w:t>
        </w:r>
        <w:r>
          <w:tab/>
          <w:t>Lean MEJ, Han TS, Morrison CE. Waist circumference as a measure for indicating need for weight management. BMJ. 1995 Jul</w:t>
        </w:r>
        <w:proofErr w:type="gramStart"/>
        <w:r>
          <w:t>;311</w:t>
        </w:r>
        <w:proofErr w:type="gramEnd"/>
        <w:r>
          <w:t xml:space="preserve">(6998):158–61. </w:t>
        </w:r>
      </w:ins>
    </w:p>
    <w:p w:rsidR="00241C1B" w:rsidRDefault="00241C1B" w:rsidP="00241C1B">
      <w:pPr>
        <w:pStyle w:val="Bibliography"/>
        <w:rPr>
          <w:ins w:id="312" w:author="Dr Musa A. Bashir" w:date="2021-12-28T14:14:00Z"/>
        </w:rPr>
      </w:pPr>
      <w:ins w:id="313" w:author="Dr Musa A. Bashir" w:date="2021-12-28T14:14:00Z">
        <w:r>
          <w:t xml:space="preserve">23. </w:t>
        </w:r>
        <w:r>
          <w:tab/>
        </w:r>
        <w:proofErr w:type="spellStart"/>
        <w:r>
          <w:t>Adeloye</w:t>
        </w:r>
        <w:proofErr w:type="spellEnd"/>
        <w:r>
          <w:t xml:space="preserve"> D, </w:t>
        </w:r>
        <w:proofErr w:type="spellStart"/>
        <w:r>
          <w:t>Ige-Elegbede</w:t>
        </w:r>
        <w:proofErr w:type="spellEnd"/>
        <w:r>
          <w:t xml:space="preserve"> JO, </w:t>
        </w:r>
        <w:proofErr w:type="spellStart"/>
        <w:r>
          <w:t>Ezejimofor</w:t>
        </w:r>
        <w:proofErr w:type="spellEnd"/>
        <w:r>
          <w:t xml:space="preserve"> M, </w:t>
        </w:r>
        <w:proofErr w:type="spellStart"/>
        <w:r>
          <w:t>Owolabi</w:t>
        </w:r>
        <w:proofErr w:type="spellEnd"/>
        <w:r>
          <w:t xml:space="preserve"> EO, </w:t>
        </w:r>
        <w:proofErr w:type="spellStart"/>
        <w:r>
          <w:t>Ezeigwe</w:t>
        </w:r>
        <w:proofErr w:type="spellEnd"/>
        <w:r>
          <w:t xml:space="preserve"> N, </w:t>
        </w:r>
        <w:proofErr w:type="spellStart"/>
        <w:r>
          <w:t>Omoyele</w:t>
        </w:r>
        <w:proofErr w:type="spellEnd"/>
        <w:r>
          <w:t xml:space="preserve"> C, et al. Estimating the prevalence of overweight and obesity in Nigeria in 2020: </w:t>
        </w:r>
        <w:r>
          <w:lastRenderedPageBreak/>
          <w:t>A systematic review and meta-analysis. Annals of Medicine. 2021</w:t>
        </w:r>
        <w:proofErr w:type="gramStart"/>
        <w:r>
          <w:t>;53</w:t>
        </w:r>
        <w:proofErr w:type="gramEnd"/>
        <w:r>
          <w:t xml:space="preserve">(1):495–507. </w:t>
        </w:r>
      </w:ins>
    </w:p>
    <w:p w:rsidR="00241C1B" w:rsidRDefault="00241C1B" w:rsidP="00241C1B">
      <w:pPr>
        <w:pStyle w:val="Bibliography"/>
        <w:rPr>
          <w:ins w:id="314" w:author="Dr Musa A. Bashir" w:date="2021-12-28T14:14:00Z"/>
        </w:rPr>
      </w:pPr>
      <w:ins w:id="315" w:author="Dr Musa A. Bashir" w:date="2021-12-28T14:14:00Z">
        <w:r>
          <w:t xml:space="preserve">24. </w:t>
        </w:r>
        <w:r>
          <w:tab/>
        </w:r>
        <w:proofErr w:type="spellStart"/>
        <w:r>
          <w:t>Owolabi</w:t>
        </w:r>
        <w:proofErr w:type="spellEnd"/>
        <w:r>
          <w:t xml:space="preserve"> MO, </w:t>
        </w:r>
        <w:proofErr w:type="spellStart"/>
        <w:r>
          <w:t>Sarfo</w:t>
        </w:r>
        <w:proofErr w:type="spellEnd"/>
        <w:r>
          <w:t xml:space="preserve"> F, </w:t>
        </w:r>
        <w:proofErr w:type="spellStart"/>
        <w:r>
          <w:t>Akinyemi</w:t>
        </w:r>
        <w:proofErr w:type="spellEnd"/>
        <w:r>
          <w:t xml:space="preserve"> R, </w:t>
        </w:r>
        <w:proofErr w:type="spellStart"/>
        <w:r>
          <w:t>Gebregziabher</w:t>
        </w:r>
        <w:proofErr w:type="spellEnd"/>
        <w:r>
          <w:t xml:space="preserve"> M, </w:t>
        </w:r>
        <w:proofErr w:type="spellStart"/>
        <w:r>
          <w:t>Akpa</w:t>
        </w:r>
        <w:proofErr w:type="spellEnd"/>
        <w:r>
          <w:t xml:space="preserve"> O, </w:t>
        </w:r>
        <w:proofErr w:type="spellStart"/>
        <w:r>
          <w:t>Akpalu</w:t>
        </w:r>
        <w:proofErr w:type="spellEnd"/>
        <w:r>
          <w:t xml:space="preserve"> A, et al. Dominant modifiable risk factors for stroke in Ghana and Nigeria (SIREN): A case-control study. The Lancet Global health. 2018 Apr</w:t>
        </w:r>
        <w:proofErr w:type="gramStart"/>
        <w:r>
          <w:t>;6</w:t>
        </w:r>
        <w:proofErr w:type="gramEnd"/>
        <w:r>
          <w:t xml:space="preserve">(4):e436–46. </w:t>
        </w:r>
      </w:ins>
    </w:p>
    <w:p w:rsidR="00241C1B" w:rsidRDefault="00241C1B" w:rsidP="00241C1B">
      <w:pPr>
        <w:pStyle w:val="Bibliography"/>
        <w:rPr>
          <w:ins w:id="316" w:author="Dr Musa A. Bashir" w:date="2021-12-28T14:14:00Z"/>
        </w:rPr>
      </w:pPr>
      <w:ins w:id="317" w:author="Dr Musa A. Bashir" w:date="2021-12-28T14:14:00Z">
        <w:r>
          <w:t xml:space="preserve">25. </w:t>
        </w:r>
        <w:r>
          <w:tab/>
          <w:t xml:space="preserve">Yusuf S, </w:t>
        </w:r>
        <w:proofErr w:type="spellStart"/>
        <w:r>
          <w:t>Hawken</w:t>
        </w:r>
        <w:proofErr w:type="spellEnd"/>
        <w:r>
          <w:t xml:space="preserve"> S, </w:t>
        </w:r>
        <w:proofErr w:type="spellStart"/>
        <w:r>
          <w:t>Ôunpuu</w:t>
        </w:r>
        <w:proofErr w:type="spellEnd"/>
        <w:r>
          <w:t xml:space="preserve"> S, </w:t>
        </w:r>
        <w:proofErr w:type="spellStart"/>
        <w:r>
          <w:t>Dans</w:t>
        </w:r>
        <w:proofErr w:type="spellEnd"/>
        <w:r>
          <w:t xml:space="preserve"> T, </w:t>
        </w:r>
        <w:proofErr w:type="spellStart"/>
        <w:r>
          <w:t>Avezum</w:t>
        </w:r>
        <w:proofErr w:type="spellEnd"/>
        <w:r>
          <w:t xml:space="preserve"> A, </w:t>
        </w:r>
        <w:proofErr w:type="spellStart"/>
        <w:r>
          <w:t>Lanas</w:t>
        </w:r>
        <w:proofErr w:type="spellEnd"/>
        <w:r>
          <w:t xml:space="preserve"> F, et al. Effect of potentially modifiable risk factors associated with myocardial infarction in 52 countries (the INTERHEART study): Case-control study. The Lancet. 2004 Sep</w:t>
        </w:r>
        <w:proofErr w:type="gramStart"/>
        <w:r>
          <w:t>;364</w:t>
        </w:r>
        <w:proofErr w:type="gramEnd"/>
        <w:r>
          <w:t xml:space="preserve">(9438):937–52. </w:t>
        </w:r>
      </w:ins>
    </w:p>
    <w:p w:rsidR="00241C1B" w:rsidRDefault="00241C1B" w:rsidP="00241C1B">
      <w:pPr>
        <w:pStyle w:val="Bibliography"/>
        <w:rPr>
          <w:ins w:id="318" w:author="Dr Musa A. Bashir" w:date="2021-12-28T14:14:00Z"/>
        </w:rPr>
      </w:pPr>
      <w:ins w:id="319" w:author="Dr Musa A. Bashir" w:date="2021-12-28T14:14:00Z">
        <w:r>
          <w:t xml:space="preserve">26. </w:t>
        </w:r>
        <w:r>
          <w:tab/>
          <w:t>Freemantle N, Holmes J, Hockey A, Kumar S. How strong is the association between abdominal obesity and the incidence of type 2 diabetes? International Journal of Clinical Practice. 2008 Sep</w:t>
        </w:r>
        <w:proofErr w:type="gramStart"/>
        <w:r>
          <w:t>;62</w:t>
        </w:r>
        <w:proofErr w:type="gramEnd"/>
        <w:r>
          <w:t xml:space="preserve">(9):1391–6. </w:t>
        </w:r>
      </w:ins>
    </w:p>
    <w:p w:rsidR="00241C1B" w:rsidRDefault="00241C1B" w:rsidP="00241C1B">
      <w:pPr>
        <w:pStyle w:val="Bibliography"/>
        <w:rPr>
          <w:ins w:id="320" w:author="Dr Musa A. Bashir" w:date="2021-12-28T14:14:00Z"/>
        </w:rPr>
      </w:pPr>
      <w:ins w:id="321" w:author="Dr Musa A. Bashir" w:date="2021-12-28T14:14:00Z">
        <w:r>
          <w:t xml:space="preserve">27. </w:t>
        </w:r>
        <w:r>
          <w:tab/>
          <w:t>Alkali NH, Bello MR. Tertiary hospital standards in Nigeria: A review of current status. Annals of African Medical Research. 2020 Sep</w:t>
        </w:r>
        <w:proofErr w:type="gramStart"/>
        <w:r>
          <w:t>;3</w:t>
        </w:r>
        <w:proofErr w:type="gramEnd"/>
        <w:r>
          <w:t xml:space="preserve">(1). </w:t>
        </w:r>
      </w:ins>
    </w:p>
    <w:p w:rsidR="00241C1B" w:rsidRDefault="00241C1B" w:rsidP="00241C1B">
      <w:pPr>
        <w:pStyle w:val="Bibliography"/>
        <w:rPr>
          <w:ins w:id="322" w:author="Dr Musa A. Bashir" w:date="2021-12-28T14:14:00Z"/>
        </w:rPr>
      </w:pPr>
      <w:bookmarkStart w:id="323" w:name="X8b2453f4937a5586a2d589aae6a7876fa02693a"/>
      <w:ins w:id="324" w:author="Dr Musa A. Bashir" w:date="2021-12-28T14:14:00Z">
        <w:r>
          <w:t xml:space="preserve">28. </w:t>
        </w:r>
        <w:r>
          <w:tab/>
          <w:t>Nigeria Federal Ministry of Health. National Multi-</w:t>
        </w:r>
        <w:proofErr w:type="spellStart"/>
        <w:r>
          <w:t>Sectoral</w:t>
        </w:r>
        <w:proofErr w:type="spellEnd"/>
        <w:r>
          <w:t xml:space="preserve"> Action Plan for the Prevention and Control of Non-Communicable Diseases (</w:t>
        </w:r>
        <w:proofErr w:type="gramStart"/>
        <w:r>
          <w:t>2019  2025</w:t>
        </w:r>
        <w:proofErr w:type="gramEnd"/>
        <w:r>
          <w:t xml:space="preserve">) | ICCP Portal [Internet]. 2019 [cited 2021 Dec 28]. Available from: </w:t>
        </w:r>
        <w:r>
          <w:fldChar w:fldCharType="begin"/>
        </w:r>
        <w:r>
          <w:instrText xml:space="preserve"> HYPERLINK "https://www.iccp-portal.org/national-multi-sectoral-action-plan-prevention-and-control-non-communicable-diseases-2019-%E2%80%93-2025" </w:instrText>
        </w:r>
        <w:r>
          <w:fldChar w:fldCharType="separate"/>
        </w:r>
        <w:r>
          <w:rPr>
            <w:rStyle w:val="Hyperlink"/>
            <w:u w:val="single"/>
          </w:rPr>
          <w:t>https://www.iccp-portal.org/national-multi-sectoral-action-plan-prevention-and-control-non-communicable-diseases-2019-%E2%80%93-2025</w:t>
        </w:r>
        <w:r>
          <w:fldChar w:fldCharType="end"/>
        </w:r>
      </w:ins>
    </w:p>
    <w:bookmarkEnd w:id="323"/>
    <w:p w:rsidR="00241C1B" w:rsidRDefault="00241C1B" w:rsidP="00241C1B">
      <w:pPr>
        <w:pStyle w:val="Bibliography"/>
        <w:rPr>
          <w:ins w:id="325" w:author="Dr Musa A. Bashir" w:date="2021-12-28T14:14:00Z"/>
        </w:rPr>
      </w:pPr>
      <w:ins w:id="326" w:author="Dr Musa A. Bashir" w:date="2021-12-28T14:14:00Z">
        <w:r>
          <w:t xml:space="preserve">29. </w:t>
        </w:r>
        <w:r>
          <w:tab/>
          <w:t xml:space="preserve">‘NASS supports tax for carbonated drinks’ [Internet]. The Nation Newspaper. 2021 [cited 2021 Dec 28]. Available from: </w:t>
        </w:r>
        <w:r>
          <w:fldChar w:fldCharType="begin"/>
        </w:r>
        <w:r>
          <w:instrText xml:space="preserve"> HYPERLINK "https://thenationonlineng.net/nass-supports-tax-for-carbonated-drinks/" </w:instrText>
        </w:r>
        <w:r>
          <w:fldChar w:fldCharType="separate"/>
        </w:r>
        <w:r>
          <w:rPr>
            <w:rStyle w:val="Hyperlink"/>
            <w:u w:val="single"/>
          </w:rPr>
          <w:t>https://thenationonlineng.net/nass-supports-tax-for-carbonated-drinks/</w:t>
        </w:r>
        <w:r>
          <w:fldChar w:fldCharType="end"/>
        </w:r>
      </w:ins>
    </w:p>
    <w:p w:rsidR="00241C1B" w:rsidRDefault="00241C1B" w:rsidP="00241C1B">
      <w:pPr>
        <w:pStyle w:val="Bibliography"/>
        <w:rPr>
          <w:ins w:id="327" w:author="Dr Musa A. Bashir" w:date="2021-12-28T14:14:00Z"/>
        </w:rPr>
      </w:pPr>
      <w:ins w:id="328" w:author="Dr Musa A. Bashir" w:date="2021-12-28T14:14:00Z">
        <w:r>
          <w:t xml:space="preserve">30. </w:t>
        </w:r>
        <w:r>
          <w:tab/>
        </w:r>
        <w:proofErr w:type="spellStart"/>
        <w:r>
          <w:t>Adeloye</w:t>
        </w:r>
        <w:proofErr w:type="spellEnd"/>
        <w:r>
          <w:t xml:space="preserve"> D, </w:t>
        </w:r>
        <w:proofErr w:type="spellStart"/>
        <w:r>
          <w:t>Ige-Elegbede</w:t>
        </w:r>
        <w:proofErr w:type="spellEnd"/>
        <w:r>
          <w:t xml:space="preserve"> JO, </w:t>
        </w:r>
        <w:proofErr w:type="spellStart"/>
        <w:r>
          <w:t>Auta</w:t>
        </w:r>
        <w:proofErr w:type="spellEnd"/>
        <w:r>
          <w:t xml:space="preserve"> A, Ale BM, </w:t>
        </w:r>
        <w:proofErr w:type="spellStart"/>
        <w:r>
          <w:t>Ezeigwe</w:t>
        </w:r>
        <w:proofErr w:type="spellEnd"/>
        <w:r>
          <w:t xml:space="preserve"> N, </w:t>
        </w:r>
        <w:proofErr w:type="spellStart"/>
        <w:r>
          <w:t>Omoyele</w:t>
        </w:r>
        <w:proofErr w:type="spellEnd"/>
        <w:r>
          <w:t xml:space="preserve"> C, et al. Epidemiology of physical inactivity in Nigeria: A systematic review and meta-analysis. Journal of Public Health. 2021 </w:t>
        </w:r>
        <w:proofErr w:type="gramStart"/>
        <w:r>
          <w:t>May;</w:t>
        </w:r>
        <w:proofErr w:type="gramEnd"/>
        <w:r>
          <w:t xml:space="preserve">(fdab147). </w:t>
        </w:r>
      </w:ins>
    </w:p>
    <w:p w:rsidR="00241C1B" w:rsidRDefault="00241C1B" w:rsidP="00241C1B">
      <w:pPr>
        <w:pStyle w:val="Bibliography"/>
        <w:rPr>
          <w:ins w:id="329" w:author="Dr Musa A. Bashir" w:date="2021-12-28T14:14:00Z"/>
        </w:rPr>
      </w:pPr>
      <w:ins w:id="330" w:author="Dr Musa A. Bashir" w:date="2021-12-28T14:14:00Z">
        <w:r>
          <w:t xml:space="preserve">31. </w:t>
        </w:r>
        <w:r>
          <w:tab/>
        </w:r>
        <w:proofErr w:type="spellStart"/>
        <w:r>
          <w:t>Aliyu</w:t>
        </w:r>
        <w:proofErr w:type="spellEnd"/>
        <w:r>
          <w:t xml:space="preserve"> AA, </w:t>
        </w:r>
        <w:proofErr w:type="spellStart"/>
        <w:r>
          <w:t>Amadu</w:t>
        </w:r>
        <w:proofErr w:type="spellEnd"/>
        <w:r>
          <w:t xml:space="preserve"> L. Urbanization, Cities, and Health: The Challenges to </w:t>
        </w:r>
        <w:proofErr w:type="gramStart"/>
        <w:r>
          <w:t>Nigeria  A</w:t>
        </w:r>
        <w:proofErr w:type="gramEnd"/>
        <w:r>
          <w:t xml:space="preserve"> Review. Annals of African Medicine. 2017</w:t>
        </w:r>
        <w:proofErr w:type="gramStart"/>
        <w:r>
          <w:t>;16</w:t>
        </w:r>
        <w:proofErr w:type="gramEnd"/>
        <w:r>
          <w:t xml:space="preserve">(4):149–58. </w:t>
        </w:r>
      </w:ins>
    </w:p>
    <w:p w:rsidR="00241C1B" w:rsidRDefault="00241C1B" w:rsidP="00241C1B">
      <w:pPr>
        <w:pStyle w:val="Bibliography"/>
        <w:rPr>
          <w:ins w:id="331" w:author="Dr Musa A. Bashir" w:date="2021-12-28T14:14:00Z"/>
        </w:rPr>
      </w:pPr>
      <w:ins w:id="332" w:author="Dr Musa A. Bashir" w:date="2021-12-28T14:14:00Z">
        <w:r>
          <w:t xml:space="preserve">32. </w:t>
        </w:r>
        <w:r>
          <w:tab/>
        </w:r>
        <w:proofErr w:type="spellStart"/>
        <w:r>
          <w:t>Mayah</w:t>
        </w:r>
        <w:proofErr w:type="spellEnd"/>
        <w:r>
          <w:t xml:space="preserve"> E, </w:t>
        </w:r>
        <w:proofErr w:type="spellStart"/>
        <w:r>
          <w:t>Mariotti</w:t>
        </w:r>
        <w:proofErr w:type="spellEnd"/>
        <w:r>
          <w:t xml:space="preserve"> C, Mere E, </w:t>
        </w:r>
        <w:proofErr w:type="spellStart"/>
        <w:r>
          <w:t>Odo</w:t>
        </w:r>
        <w:proofErr w:type="spellEnd"/>
        <w:r>
          <w:t xml:space="preserve"> CO. Inequality in Nigeria: Exploring the Drivers [Internet]. Oxfam International; 2017 [cited 2021 Sep 12] p. 56. Available from: </w:t>
        </w:r>
        <w:r>
          <w:fldChar w:fldCharType="begin"/>
        </w:r>
        <w:r>
          <w:instrText xml:space="preserve"> HYPERLINK "https://www-cdn.oxfam.org/s3fs-public/file_attachments/cr-inequality-in-nigeria-170517-en.pdf" </w:instrText>
        </w:r>
        <w:r>
          <w:fldChar w:fldCharType="separate"/>
        </w:r>
        <w:r>
          <w:rPr>
            <w:rStyle w:val="Hyperlink"/>
            <w:u w:val="single"/>
          </w:rPr>
          <w:t>https://www-cdn.oxfam.org/s3fs-public/file_attachments/cr-inequality-in-nigeria-170517-en.pdf</w:t>
        </w:r>
        <w:r>
          <w:fldChar w:fldCharType="end"/>
        </w:r>
      </w:ins>
    </w:p>
    <w:p w:rsidR="00241C1B" w:rsidRDefault="00241C1B" w:rsidP="00241C1B">
      <w:pPr>
        <w:pStyle w:val="Bibliography"/>
        <w:rPr>
          <w:ins w:id="333" w:author="Dr Musa A. Bashir" w:date="2021-12-28T14:14:00Z"/>
        </w:rPr>
      </w:pPr>
      <w:ins w:id="334" w:author="Dr Musa A. Bashir" w:date="2021-12-28T14:14:00Z">
        <w:r>
          <w:t xml:space="preserve">33. </w:t>
        </w:r>
        <w:r>
          <w:tab/>
        </w:r>
        <w:proofErr w:type="spellStart"/>
        <w:r>
          <w:t>Isezuo</w:t>
        </w:r>
        <w:proofErr w:type="spellEnd"/>
        <w:r>
          <w:t xml:space="preserve"> S, </w:t>
        </w:r>
        <w:proofErr w:type="spellStart"/>
        <w:r>
          <w:t>Sani</w:t>
        </w:r>
        <w:proofErr w:type="spellEnd"/>
        <w:r>
          <w:t xml:space="preserve"> MU, </w:t>
        </w:r>
        <w:proofErr w:type="spellStart"/>
        <w:r>
          <w:t>Talle</w:t>
        </w:r>
        <w:proofErr w:type="spellEnd"/>
        <w:r>
          <w:t xml:space="preserve"> A, Johnson A, </w:t>
        </w:r>
        <w:proofErr w:type="spellStart"/>
        <w:r>
          <w:t>Adeoye</w:t>
        </w:r>
        <w:proofErr w:type="spellEnd"/>
        <w:r>
          <w:t xml:space="preserve"> A-M, </w:t>
        </w:r>
        <w:proofErr w:type="spellStart"/>
        <w:r>
          <w:t>Ulgen</w:t>
        </w:r>
        <w:proofErr w:type="spellEnd"/>
        <w:r>
          <w:t xml:space="preserve"> MS, et al. Registry for Acute Coronary Events in Nigeria (RACE-Nigeria): Clinical Characterization, Management, and Outcome. Journal of the American Heart Association. 0(0):e020244. </w:t>
        </w:r>
      </w:ins>
    </w:p>
    <w:p w:rsidR="00241C1B" w:rsidRDefault="00241C1B" w:rsidP="00241C1B">
      <w:pPr>
        <w:pStyle w:val="Bibliography"/>
        <w:rPr>
          <w:ins w:id="335" w:author="Dr Musa A. Bashir" w:date="2021-12-28T14:14:00Z"/>
        </w:rPr>
      </w:pPr>
      <w:ins w:id="336" w:author="Dr Musa A. Bashir" w:date="2021-12-28T14:14:00Z">
        <w:r>
          <w:t xml:space="preserve">34. </w:t>
        </w:r>
        <w:r>
          <w:tab/>
        </w:r>
        <w:proofErr w:type="spellStart"/>
        <w:r>
          <w:t>Adamu</w:t>
        </w:r>
        <w:proofErr w:type="spellEnd"/>
        <w:r>
          <w:t xml:space="preserve"> H, </w:t>
        </w:r>
        <w:proofErr w:type="spellStart"/>
        <w:r>
          <w:t>Makusidi</w:t>
        </w:r>
        <w:proofErr w:type="spellEnd"/>
        <w:r>
          <w:t xml:space="preserve"> M, </w:t>
        </w:r>
        <w:proofErr w:type="spellStart"/>
        <w:r>
          <w:t>Liman</w:t>
        </w:r>
        <w:proofErr w:type="spellEnd"/>
        <w:r>
          <w:t xml:space="preserve"> H, </w:t>
        </w:r>
        <w:proofErr w:type="spellStart"/>
        <w:r>
          <w:t>Isah</w:t>
        </w:r>
        <w:proofErr w:type="spellEnd"/>
        <w:r>
          <w:t xml:space="preserve"> B, </w:t>
        </w:r>
        <w:proofErr w:type="spellStart"/>
        <w:r>
          <w:t>Jega</w:t>
        </w:r>
        <w:proofErr w:type="spellEnd"/>
        <w:r>
          <w:t xml:space="preserve"> M, </w:t>
        </w:r>
        <w:proofErr w:type="spellStart"/>
        <w:r>
          <w:t>Chijioke</w:t>
        </w:r>
        <w:proofErr w:type="spellEnd"/>
        <w:r>
          <w:t xml:space="preserve"> A. Prevalence of Obesity, Diabetes Type 2 and Hypertension among a Sampled Population from </w:t>
        </w:r>
        <w:proofErr w:type="spellStart"/>
        <w:r>
          <w:lastRenderedPageBreak/>
          <w:t>Sokoto</w:t>
        </w:r>
        <w:proofErr w:type="spellEnd"/>
        <w:r>
          <w:t xml:space="preserve"> Metropolis-Nigeria. British Journal of Medicine and Medical Research. 2014 Jan</w:t>
        </w:r>
        <w:proofErr w:type="gramStart"/>
        <w:r>
          <w:t>;4:2065</w:t>
        </w:r>
        <w:proofErr w:type="gramEnd"/>
        <w:r>
          <w:t xml:space="preserve">–80. </w:t>
        </w:r>
      </w:ins>
    </w:p>
    <w:p w:rsidR="00241C1B" w:rsidRDefault="00241C1B" w:rsidP="00241C1B">
      <w:pPr>
        <w:pStyle w:val="Bibliography"/>
        <w:rPr>
          <w:ins w:id="337" w:author="Dr Musa A. Bashir" w:date="2021-12-28T14:14:00Z"/>
        </w:rPr>
      </w:pPr>
      <w:ins w:id="338" w:author="Dr Musa A. Bashir" w:date="2021-12-28T14:14:00Z">
        <w:r>
          <w:t xml:space="preserve">35. </w:t>
        </w:r>
        <w:r>
          <w:tab/>
        </w:r>
        <w:proofErr w:type="spellStart"/>
        <w:r>
          <w:t>Adediran</w:t>
        </w:r>
        <w:proofErr w:type="spellEnd"/>
        <w:r>
          <w:t xml:space="preserve"> O, </w:t>
        </w:r>
        <w:proofErr w:type="spellStart"/>
        <w:r>
          <w:t>Akintunde</w:t>
        </w:r>
        <w:proofErr w:type="spellEnd"/>
        <w:r>
          <w:t xml:space="preserve"> AA, Edo AE, </w:t>
        </w:r>
        <w:proofErr w:type="spellStart"/>
        <w:r>
          <w:t>Opadijo</w:t>
        </w:r>
        <w:proofErr w:type="spellEnd"/>
        <w:r>
          <w:t xml:space="preserve"> OG, </w:t>
        </w:r>
        <w:proofErr w:type="spellStart"/>
        <w:r>
          <w:t>Araoye</w:t>
        </w:r>
        <w:proofErr w:type="spellEnd"/>
        <w:r>
          <w:t xml:space="preserve"> AM. Impact of urbanization and gender on frequency of metabolic syndrome among native Abuja settlers in Nigeria. Journal of Cardiovascular Disease Research. 2012</w:t>
        </w:r>
        <w:proofErr w:type="gramStart"/>
        <w:r>
          <w:t>;3</w:t>
        </w:r>
        <w:proofErr w:type="gramEnd"/>
        <w:r>
          <w:t xml:space="preserve">(3):191–6. </w:t>
        </w:r>
      </w:ins>
    </w:p>
    <w:p w:rsidR="00241C1B" w:rsidRDefault="00241C1B" w:rsidP="00241C1B">
      <w:pPr>
        <w:pStyle w:val="Bibliography"/>
        <w:rPr>
          <w:ins w:id="339" w:author="Dr Musa A. Bashir" w:date="2021-12-28T14:14:00Z"/>
        </w:rPr>
      </w:pPr>
      <w:ins w:id="340" w:author="Dr Musa A. Bashir" w:date="2021-12-28T14:14:00Z">
        <w:r>
          <w:t xml:space="preserve">36. </w:t>
        </w:r>
        <w:r>
          <w:tab/>
        </w:r>
        <w:proofErr w:type="spellStart"/>
        <w:r>
          <w:t>Adegoke</w:t>
        </w:r>
        <w:proofErr w:type="spellEnd"/>
        <w:r>
          <w:t xml:space="preserve"> OA, </w:t>
        </w:r>
        <w:proofErr w:type="spellStart"/>
        <w:r>
          <w:t>Adedoyin</w:t>
        </w:r>
        <w:proofErr w:type="spellEnd"/>
        <w:r>
          <w:t xml:space="preserve"> RA, </w:t>
        </w:r>
        <w:proofErr w:type="spellStart"/>
        <w:r>
          <w:t>Balogun</w:t>
        </w:r>
        <w:proofErr w:type="spellEnd"/>
        <w:r>
          <w:t xml:space="preserve"> MO, Adebayo RA, </w:t>
        </w:r>
        <w:proofErr w:type="spellStart"/>
        <w:r>
          <w:t>Bisiriyu</w:t>
        </w:r>
        <w:proofErr w:type="spellEnd"/>
        <w:r>
          <w:t xml:space="preserve"> LA, </w:t>
        </w:r>
        <w:proofErr w:type="spellStart"/>
        <w:r>
          <w:t>Salawu</w:t>
        </w:r>
        <w:proofErr w:type="spellEnd"/>
        <w:r>
          <w:t xml:space="preserve"> AA. Prevalence of Metabolic Syndrome in a Rural Community in Nigeria. Metabolic Syndrome and Related Disorders. 2010 Feb</w:t>
        </w:r>
        <w:proofErr w:type="gramStart"/>
        <w:r>
          <w:t>;8</w:t>
        </w:r>
        <w:proofErr w:type="gramEnd"/>
        <w:r>
          <w:t xml:space="preserve">(1):59–62. </w:t>
        </w:r>
      </w:ins>
    </w:p>
    <w:p w:rsidR="00241C1B" w:rsidRDefault="00241C1B" w:rsidP="00241C1B">
      <w:pPr>
        <w:pStyle w:val="Bibliography"/>
        <w:rPr>
          <w:ins w:id="341" w:author="Dr Musa A. Bashir" w:date="2021-12-28T14:14:00Z"/>
        </w:rPr>
      </w:pPr>
      <w:ins w:id="342" w:author="Dr Musa A. Bashir" w:date="2021-12-28T14:14:00Z">
        <w:r>
          <w:t xml:space="preserve">37. </w:t>
        </w:r>
        <w:r>
          <w:tab/>
        </w:r>
        <w:proofErr w:type="spellStart"/>
        <w:r>
          <w:t>Adegoke</w:t>
        </w:r>
        <w:proofErr w:type="spellEnd"/>
        <w:r>
          <w:t xml:space="preserve"> O, </w:t>
        </w:r>
        <w:proofErr w:type="spellStart"/>
        <w:r>
          <w:t>Ozoh</w:t>
        </w:r>
        <w:proofErr w:type="spellEnd"/>
        <w:r>
          <w:t xml:space="preserve"> OB, </w:t>
        </w:r>
        <w:proofErr w:type="spellStart"/>
        <w:r>
          <w:t>Odeniyi</w:t>
        </w:r>
        <w:proofErr w:type="spellEnd"/>
        <w:r>
          <w:t xml:space="preserve"> IA, Bello BT, </w:t>
        </w:r>
        <w:proofErr w:type="spellStart"/>
        <w:r>
          <w:t>Akinkugbe</w:t>
        </w:r>
        <w:proofErr w:type="spellEnd"/>
        <w:r>
          <w:t xml:space="preserve"> AO, </w:t>
        </w:r>
        <w:proofErr w:type="spellStart"/>
        <w:r>
          <w:t>Ojo</w:t>
        </w:r>
        <w:proofErr w:type="spellEnd"/>
        <w:r>
          <w:t xml:space="preserve"> OO, et al. Prevalence of obesity and an interrogation of the correlation between anthropometric indices and blood pressures in urban Lagos, Nigeria. Scientific Reports. 2021 Dec</w:t>
        </w:r>
        <w:proofErr w:type="gramStart"/>
        <w:r>
          <w:t>;11</w:t>
        </w:r>
        <w:proofErr w:type="gramEnd"/>
        <w:r>
          <w:t xml:space="preserve">(1):3522. </w:t>
        </w:r>
      </w:ins>
    </w:p>
    <w:p w:rsidR="00241C1B" w:rsidRDefault="00241C1B" w:rsidP="00241C1B">
      <w:pPr>
        <w:pStyle w:val="Bibliography"/>
        <w:rPr>
          <w:ins w:id="343" w:author="Dr Musa A. Bashir" w:date="2021-12-28T14:14:00Z"/>
        </w:rPr>
      </w:pPr>
      <w:ins w:id="344" w:author="Dr Musa A. Bashir" w:date="2021-12-28T14:14:00Z">
        <w:r>
          <w:t xml:space="preserve">38. </w:t>
        </w:r>
        <w:r>
          <w:tab/>
        </w:r>
        <w:proofErr w:type="spellStart"/>
        <w:r>
          <w:t>Adejumo</w:t>
        </w:r>
        <w:proofErr w:type="spellEnd"/>
        <w:r>
          <w:t xml:space="preserve"> EN, </w:t>
        </w:r>
        <w:proofErr w:type="spellStart"/>
        <w:r>
          <w:t>Adejumo</w:t>
        </w:r>
        <w:proofErr w:type="spellEnd"/>
        <w:r>
          <w:t xml:space="preserve"> AO, </w:t>
        </w:r>
        <w:proofErr w:type="spellStart"/>
        <w:r>
          <w:t>Azenabor</w:t>
        </w:r>
        <w:proofErr w:type="spellEnd"/>
        <w:r>
          <w:t xml:space="preserve"> A, </w:t>
        </w:r>
        <w:proofErr w:type="spellStart"/>
        <w:r>
          <w:t>Ekun</w:t>
        </w:r>
        <w:proofErr w:type="spellEnd"/>
        <w:r>
          <w:t xml:space="preserve"> AO, </w:t>
        </w:r>
        <w:proofErr w:type="spellStart"/>
        <w:r>
          <w:t>Enitan</w:t>
        </w:r>
        <w:proofErr w:type="spellEnd"/>
        <w:r>
          <w:t xml:space="preserve"> SS, </w:t>
        </w:r>
        <w:proofErr w:type="spellStart"/>
        <w:r>
          <w:t>Adebola</w:t>
        </w:r>
        <w:proofErr w:type="spellEnd"/>
        <w:r>
          <w:t xml:space="preserve"> OK, et al. Anthropometric parameter that best predict metabolic syndrome in South west Nigeria. Diabetes &amp; Metabolic Syndrome: Clinical Research &amp; Reviews. 2019 Jan</w:t>
        </w:r>
        <w:proofErr w:type="gramStart"/>
        <w:r>
          <w:t>;13</w:t>
        </w:r>
        <w:proofErr w:type="gramEnd"/>
        <w:r>
          <w:t xml:space="preserve">(1):48–54. </w:t>
        </w:r>
      </w:ins>
    </w:p>
    <w:p w:rsidR="00241C1B" w:rsidRDefault="00241C1B" w:rsidP="00241C1B">
      <w:pPr>
        <w:pStyle w:val="Bibliography"/>
        <w:rPr>
          <w:ins w:id="345" w:author="Dr Musa A. Bashir" w:date="2021-12-28T14:14:00Z"/>
        </w:rPr>
      </w:pPr>
      <w:ins w:id="346" w:author="Dr Musa A. Bashir" w:date="2021-12-28T14:14:00Z">
        <w:r>
          <w:t xml:space="preserve">39. </w:t>
        </w:r>
        <w:r>
          <w:tab/>
        </w:r>
        <w:proofErr w:type="spellStart"/>
        <w:r>
          <w:t>Adejumo</w:t>
        </w:r>
        <w:proofErr w:type="spellEnd"/>
        <w:r>
          <w:t xml:space="preserve"> EN, </w:t>
        </w:r>
        <w:proofErr w:type="spellStart"/>
        <w:r>
          <w:t>Adefoluke</w:t>
        </w:r>
        <w:proofErr w:type="spellEnd"/>
        <w:r>
          <w:t xml:space="preserve"> JD, </w:t>
        </w:r>
        <w:proofErr w:type="spellStart"/>
        <w:r>
          <w:t>Adejumo</w:t>
        </w:r>
        <w:proofErr w:type="spellEnd"/>
        <w:r>
          <w:t xml:space="preserve"> OA, </w:t>
        </w:r>
        <w:proofErr w:type="spellStart"/>
        <w:r>
          <w:t>Enitan</w:t>
        </w:r>
        <w:proofErr w:type="spellEnd"/>
        <w:r>
          <w:t xml:space="preserve"> SS, </w:t>
        </w:r>
        <w:proofErr w:type="spellStart"/>
        <w:r>
          <w:t>Ladipo</w:t>
        </w:r>
        <w:proofErr w:type="spellEnd"/>
        <w:r>
          <w:t xml:space="preserve"> OA. Cardiovascular risk factors among staff of a private university in South-west Nigeria. The Nigerian Postgraduate Medical Journal. 2020 Apr-Jun</w:t>
        </w:r>
        <w:proofErr w:type="gramStart"/>
        <w:r>
          <w:t>;27</w:t>
        </w:r>
        <w:proofErr w:type="gramEnd"/>
        <w:r>
          <w:t xml:space="preserve">(2):127–31. </w:t>
        </w:r>
      </w:ins>
    </w:p>
    <w:p w:rsidR="00241C1B" w:rsidRDefault="00241C1B" w:rsidP="00241C1B">
      <w:pPr>
        <w:pStyle w:val="Bibliography"/>
        <w:rPr>
          <w:ins w:id="347" w:author="Dr Musa A. Bashir" w:date="2021-12-28T14:14:00Z"/>
        </w:rPr>
      </w:pPr>
      <w:ins w:id="348" w:author="Dr Musa A. Bashir" w:date="2021-12-28T14:14:00Z">
        <w:r>
          <w:t xml:space="preserve">40. </w:t>
        </w:r>
        <w:r>
          <w:tab/>
        </w:r>
        <w:proofErr w:type="spellStart"/>
        <w:r>
          <w:t>Adeoye</w:t>
        </w:r>
        <w:proofErr w:type="spellEnd"/>
        <w:r>
          <w:t xml:space="preserve"> AM, </w:t>
        </w:r>
        <w:proofErr w:type="spellStart"/>
        <w:r>
          <w:t>Adebiyi</w:t>
        </w:r>
        <w:proofErr w:type="spellEnd"/>
        <w:r>
          <w:t xml:space="preserve"> A, </w:t>
        </w:r>
        <w:proofErr w:type="spellStart"/>
        <w:r>
          <w:t>Owolabi</w:t>
        </w:r>
        <w:proofErr w:type="spellEnd"/>
        <w:r>
          <w:t xml:space="preserve"> MO, </w:t>
        </w:r>
        <w:proofErr w:type="spellStart"/>
        <w:r>
          <w:t>Lackland</w:t>
        </w:r>
        <w:proofErr w:type="spellEnd"/>
        <w:r>
          <w:t xml:space="preserve"> DT, </w:t>
        </w:r>
        <w:proofErr w:type="spellStart"/>
        <w:r>
          <w:t>Ogedegbe</w:t>
        </w:r>
        <w:proofErr w:type="spellEnd"/>
        <w:r>
          <w:t xml:space="preserve"> G, </w:t>
        </w:r>
        <w:proofErr w:type="spellStart"/>
        <w:r>
          <w:t>Tayo</w:t>
        </w:r>
        <w:proofErr w:type="spellEnd"/>
        <w:r>
          <w:t xml:space="preserve"> BO. GENDER DISPARITY IN BLOOD PRESSURE LEVELS AMONG NIGERIAN HEALTH WORKERS. Journal of clinical hypertension (Greenwich, Conn). 2016 Jul</w:t>
        </w:r>
        <w:proofErr w:type="gramStart"/>
        <w:r>
          <w:t>;18</w:t>
        </w:r>
        <w:proofErr w:type="gramEnd"/>
        <w:r>
          <w:t xml:space="preserve">(7):685–9. </w:t>
        </w:r>
      </w:ins>
    </w:p>
    <w:p w:rsidR="00241C1B" w:rsidRDefault="00241C1B" w:rsidP="00241C1B">
      <w:pPr>
        <w:pStyle w:val="Bibliography"/>
        <w:rPr>
          <w:ins w:id="349" w:author="Dr Musa A. Bashir" w:date="2021-12-28T14:14:00Z"/>
        </w:rPr>
      </w:pPr>
      <w:ins w:id="350" w:author="Dr Musa A. Bashir" w:date="2021-12-28T14:14:00Z">
        <w:r>
          <w:t xml:space="preserve">41. </w:t>
        </w:r>
        <w:r>
          <w:tab/>
        </w:r>
        <w:proofErr w:type="spellStart"/>
        <w:r>
          <w:t>Adeyemi</w:t>
        </w:r>
        <w:proofErr w:type="spellEnd"/>
        <w:r>
          <w:t xml:space="preserve"> YA, </w:t>
        </w:r>
        <w:proofErr w:type="spellStart"/>
        <w:r>
          <w:t>Onabanjo</w:t>
        </w:r>
        <w:proofErr w:type="spellEnd"/>
        <w:r>
          <w:t xml:space="preserve"> OO, </w:t>
        </w:r>
        <w:proofErr w:type="spellStart"/>
        <w:r>
          <w:t>Sanni</w:t>
        </w:r>
        <w:proofErr w:type="spellEnd"/>
        <w:r>
          <w:t xml:space="preserve"> SA, </w:t>
        </w:r>
        <w:proofErr w:type="spellStart"/>
        <w:r>
          <w:t>Ugbaja</w:t>
        </w:r>
        <w:proofErr w:type="spellEnd"/>
        <w:r>
          <w:t xml:space="preserve"> RN, </w:t>
        </w:r>
        <w:proofErr w:type="spellStart"/>
        <w:r>
          <w:t>Afolabi</w:t>
        </w:r>
        <w:proofErr w:type="spellEnd"/>
        <w:r>
          <w:t xml:space="preserve"> DO, </w:t>
        </w:r>
        <w:proofErr w:type="spellStart"/>
        <w:r>
          <w:t>Oladoyinbo</w:t>
        </w:r>
        <w:proofErr w:type="spellEnd"/>
        <w:r>
          <w:t xml:space="preserve"> CA. Prevalence of metabolic syndrome among apparently healthy adults in </w:t>
        </w:r>
        <w:proofErr w:type="spellStart"/>
        <w:r>
          <w:t>Ogun</w:t>
        </w:r>
        <w:proofErr w:type="spellEnd"/>
        <w:r>
          <w:t xml:space="preserve"> state, Nigeria. Nutrition &amp; Food Science. 2017 Nov</w:t>
        </w:r>
        <w:proofErr w:type="gramStart"/>
        <w:r>
          <w:t>;47</w:t>
        </w:r>
        <w:proofErr w:type="gramEnd"/>
        <w:r>
          <w:t xml:space="preserve">(6):780–94. </w:t>
        </w:r>
      </w:ins>
    </w:p>
    <w:p w:rsidR="00241C1B" w:rsidRDefault="00241C1B" w:rsidP="00241C1B">
      <w:pPr>
        <w:pStyle w:val="Bibliography"/>
        <w:rPr>
          <w:ins w:id="351" w:author="Dr Musa A. Bashir" w:date="2021-12-28T14:14:00Z"/>
        </w:rPr>
      </w:pPr>
      <w:ins w:id="352" w:author="Dr Musa A. Bashir" w:date="2021-12-28T14:14:00Z">
        <w:r>
          <w:t xml:space="preserve">42. </w:t>
        </w:r>
        <w:r>
          <w:tab/>
        </w:r>
        <w:proofErr w:type="spellStart"/>
        <w:r>
          <w:t>Ahaneku</w:t>
        </w:r>
        <w:proofErr w:type="spellEnd"/>
        <w:r>
          <w:t xml:space="preserve"> G, </w:t>
        </w:r>
        <w:proofErr w:type="spellStart"/>
        <w:r>
          <w:t>Ahaneku</w:t>
        </w:r>
        <w:proofErr w:type="spellEnd"/>
        <w:r>
          <w:t xml:space="preserve"> J, </w:t>
        </w:r>
        <w:proofErr w:type="spellStart"/>
        <w:r>
          <w:t>Osuji</w:t>
        </w:r>
        <w:proofErr w:type="spellEnd"/>
        <w:r>
          <w:t xml:space="preserve"> C, </w:t>
        </w:r>
        <w:proofErr w:type="spellStart"/>
        <w:r>
          <w:t>Oguejiofor</w:t>
        </w:r>
        <w:proofErr w:type="spellEnd"/>
        <w:r>
          <w:t xml:space="preserve"> C, </w:t>
        </w:r>
        <w:proofErr w:type="spellStart"/>
        <w:r>
          <w:t>Anisiuba</w:t>
        </w:r>
        <w:proofErr w:type="spellEnd"/>
        <w:r>
          <w:t xml:space="preserve"> B, </w:t>
        </w:r>
        <w:proofErr w:type="spellStart"/>
        <w:r>
          <w:t>Opara</w:t>
        </w:r>
        <w:proofErr w:type="spellEnd"/>
        <w:r>
          <w:t xml:space="preserve"> P. Lipid and Some Other Cardiovascular Risk Factors Assessment in a Rural Community in Eastern Nigeria. Annals of Medical and Health Sciences Research. 2015</w:t>
        </w:r>
        <w:proofErr w:type="gramStart"/>
        <w:r>
          <w:t>;5</w:t>
        </w:r>
        <w:proofErr w:type="gramEnd"/>
        <w:r>
          <w:t xml:space="preserve">(4):284–91. </w:t>
        </w:r>
      </w:ins>
    </w:p>
    <w:p w:rsidR="00241C1B" w:rsidRDefault="00241C1B" w:rsidP="00241C1B">
      <w:pPr>
        <w:pStyle w:val="Bibliography"/>
        <w:rPr>
          <w:ins w:id="353" w:author="Dr Musa A. Bashir" w:date="2021-12-28T14:14:00Z"/>
        </w:rPr>
      </w:pPr>
      <w:ins w:id="354" w:author="Dr Musa A. Bashir" w:date="2021-12-28T14:14:00Z">
        <w:r>
          <w:t xml:space="preserve">43. </w:t>
        </w:r>
        <w:r>
          <w:tab/>
        </w:r>
        <w:proofErr w:type="spellStart"/>
        <w:r>
          <w:t>Ayogu</w:t>
        </w:r>
        <w:proofErr w:type="spellEnd"/>
        <w:r>
          <w:t xml:space="preserve"> RNB, </w:t>
        </w:r>
        <w:proofErr w:type="spellStart"/>
        <w:r>
          <w:t>Nwajuaku</w:t>
        </w:r>
        <w:proofErr w:type="spellEnd"/>
        <w:r>
          <w:t xml:space="preserve"> C, </w:t>
        </w:r>
        <w:proofErr w:type="spellStart"/>
        <w:r>
          <w:t>Udenta</w:t>
        </w:r>
        <w:proofErr w:type="spellEnd"/>
        <w:r>
          <w:t xml:space="preserve"> EA. Components and Risk Factors of Metabolic Syndrome among Rural Nigerian Workers. Nigerian Medical </w:t>
        </w:r>
        <w:proofErr w:type="gramStart"/>
        <w:r>
          <w:t>Journal :</w:t>
        </w:r>
        <w:proofErr w:type="gramEnd"/>
        <w:r>
          <w:t xml:space="preserve"> Journal of the Nigeria Medical Association. 2019</w:t>
        </w:r>
        <w:proofErr w:type="gramStart"/>
        <w:r>
          <w:t>;60</w:t>
        </w:r>
        <w:proofErr w:type="gramEnd"/>
        <w:r>
          <w:t xml:space="preserve">(2):53–61. </w:t>
        </w:r>
      </w:ins>
    </w:p>
    <w:p w:rsidR="00241C1B" w:rsidRDefault="00241C1B" w:rsidP="00241C1B">
      <w:pPr>
        <w:pStyle w:val="Bibliography"/>
        <w:rPr>
          <w:ins w:id="355" w:author="Dr Musa A. Bashir" w:date="2021-12-28T14:14:00Z"/>
        </w:rPr>
      </w:pPr>
      <w:ins w:id="356" w:author="Dr Musa A. Bashir" w:date="2021-12-28T14:14:00Z">
        <w:r>
          <w:t xml:space="preserve">44. </w:t>
        </w:r>
        <w:r>
          <w:tab/>
        </w:r>
        <w:proofErr w:type="spellStart"/>
        <w:r>
          <w:t>Babatunde</w:t>
        </w:r>
        <w:proofErr w:type="spellEnd"/>
        <w:r>
          <w:t xml:space="preserve"> OA, </w:t>
        </w:r>
        <w:proofErr w:type="spellStart"/>
        <w:r>
          <w:t>Olarewaju</w:t>
        </w:r>
        <w:proofErr w:type="spellEnd"/>
        <w:r>
          <w:t xml:space="preserve"> SO, </w:t>
        </w:r>
        <w:proofErr w:type="spellStart"/>
        <w:r>
          <w:t>Adeomi</w:t>
        </w:r>
        <w:proofErr w:type="spellEnd"/>
        <w:r>
          <w:t xml:space="preserve"> AA, </w:t>
        </w:r>
        <w:proofErr w:type="spellStart"/>
        <w:r>
          <w:t>Akande</w:t>
        </w:r>
        <w:proofErr w:type="spellEnd"/>
        <w:r>
          <w:t xml:space="preserve"> JO, </w:t>
        </w:r>
        <w:proofErr w:type="spellStart"/>
        <w:r>
          <w:t>Bashorun</w:t>
        </w:r>
        <w:proofErr w:type="spellEnd"/>
        <w:r>
          <w:t xml:space="preserve"> A, </w:t>
        </w:r>
        <w:proofErr w:type="spellStart"/>
        <w:r>
          <w:t>Umeokonkwo</w:t>
        </w:r>
        <w:proofErr w:type="spellEnd"/>
        <w:r>
          <w:t xml:space="preserve"> CD, et al. 10-year risk for cardiovascular diseases using WHO prediction chart: Findings from the civil servants in South-western Nigeria. BMC Cardiovascular Disorders. 2020 Mar</w:t>
        </w:r>
        <w:proofErr w:type="gramStart"/>
        <w:r>
          <w:t>;20:154</w:t>
        </w:r>
        <w:proofErr w:type="gramEnd"/>
        <w:r>
          <w:t xml:space="preserve">. </w:t>
        </w:r>
      </w:ins>
    </w:p>
    <w:p w:rsidR="00241C1B" w:rsidRDefault="00241C1B" w:rsidP="00241C1B">
      <w:pPr>
        <w:pStyle w:val="Bibliography"/>
        <w:rPr>
          <w:ins w:id="357" w:author="Dr Musa A. Bashir" w:date="2021-12-28T14:14:00Z"/>
        </w:rPr>
      </w:pPr>
      <w:ins w:id="358" w:author="Dr Musa A. Bashir" w:date="2021-12-28T14:14:00Z">
        <w:r>
          <w:lastRenderedPageBreak/>
          <w:t xml:space="preserve">45. </w:t>
        </w:r>
        <w:r>
          <w:tab/>
        </w:r>
        <w:proofErr w:type="spellStart"/>
        <w:r>
          <w:t>Bathna</w:t>
        </w:r>
        <w:proofErr w:type="spellEnd"/>
        <w:r>
          <w:t xml:space="preserve"> SJ. Waist-hip ratio, body mass index, physical activity and the risk of diabetes mellitus in </w:t>
        </w:r>
        <w:proofErr w:type="spellStart"/>
        <w:r>
          <w:t>Gombe</w:t>
        </w:r>
        <w:proofErr w:type="spellEnd"/>
        <w:r>
          <w:t xml:space="preserve"> State, Northeast Nigeria. International Research Journal of Medicine and Medical Sciences. 2017</w:t>
        </w:r>
        <w:proofErr w:type="gramStart"/>
        <w:r>
          <w:t>;08</w:t>
        </w:r>
        <w:proofErr w:type="gramEnd"/>
        <w:r>
          <w:t xml:space="preserve">(04). </w:t>
        </w:r>
      </w:ins>
    </w:p>
    <w:p w:rsidR="00241C1B" w:rsidRDefault="00241C1B" w:rsidP="00241C1B">
      <w:pPr>
        <w:pStyle w:val="Bibliography"/>
        <w:rPr>
          <w:ins w:id="359" w:author="Dr Musa A. Bashir" w:date="2021-12-28T14:14:00Z"/>
        </w:rPr>
      </w:pPr>
      <w:ins w:id="360" w:author="Dr Musa A. Bashir" w:date="2021-12-28T14:14:00Z">
        <w:r>
          <w:t xml:space="preserve">46. </w:t>
        </w:r>
        <w:r>
          <w:tab/>
          <w:t>Bello-</w:t>
        </w:r>
        <w:proofErr w:type="spellStart"/>
        <w:r>
          <w:t>Ovosi</w:t>
        </w:r>
        <w:proofErr w:type="spellEnd"/>
        <w:r>
          <w:t xml:space="preserve"> BO, </w:t>
        </w:r>
        <w:proofErr w:type="spellStart"/>
        <w:r>
          <w:t>Asuke</w:t>
        </w:r>
        <w:proofErr w:type="spellEnd"/>
        <w:r>
          <w:t xml:space="preserve"> S, </w:t>
        </w:r>
        <w:proofErr w:type="spellStart"/>
        <w:r>
          <w:t>Abdulrahman</w:t>
        </w:r>
        <w:proofErr w:type="spellEnd"/>
        <w:r>
          <w:t xml:space="preserve"> SO, Ibrahim MS, </w:t>
        </w:r>
        <w:proofErr w:type="spellStart"/>
        <w:r>
          <w:t>Ovosi</w:t>
        </w:r>
        <w:proofErr w:type="spellEnd"/>
        <w:r>
          <w:t xml:space="preserve"> JO, </w:t>
        </w:r>
        <w:proofErr w:type="spellStart"/>
        <w:r>
          <w:t>Ogunsina</w:t>
        </w:r>
        <w:proofErr w:type="spellEnd"/>
        <w:r>
          <w:t xml:space="preserve"> MA, et al. Prevalence and correlates of hypertension and diabetes mellitus in an urban community in North-Western Nigeria. The Pan African Medical Journal. 2018 Jan</w:t>
        </w:r>
        <w:proofErr w:type="gramStart"/>
        <w:r>
          <w:t>;29:97</w:t>
        </w:r>
        <w:proofErr w:type="gramEnd"/>
        <w:r>
          <w:t xml:space="preserve">. </w:t>
        </w:r>
      </w:ins>
    </w:p>
    <w:p w:rsidR="00241C1B" w:rsidRDefault="00241C1B" w:rsidP="00241C1B">
      <w:pPr>
        <w:pStyle w:val="Bibliography"/>
        <w:rPr>
          <w:ins w:id="361" w:author="Dr Musa A. Bashir" w:date="2021-12-28T14:14:00Z"/>
        </w:rPr>
      </w:pPr>
      <w:ins w:id="362" w:author="Dr Musa A. Bashir" w:date="2021-12-28T14:14:00Z">
        <w:r>
          <w:t xml:space="preserve">47. </w:t>
        </w:r>
        <w:r>
          <w:tab/>
        </w:r>
        <w:proofErr w:type="spellStart"/>
        <w:r>
          <w:t>Bolaji</w:t>
        </w:r>
        <w:proofErr w:type="spellEnd"/>
        <w:r>
          <w:t xml:space="preserve"> OF, </w:t>
        </w:r>
        <w:proofErr w:type="spellStart"/>
        <w:r>
          <w:t>Oluwafemi</w:t>
        </w:r>
        <w:proofErr w:type="spellEnd"/>
        <w:r>
          <w:t xml:space="preserve"> AJ, </w:t>
        </w:r>
        <w:proofErr w:type="spellStart"/>
        <w:r>
          <w:t>Wahab</w:t>
        </w:r>
        <w:proofErr w:type="spellEnd"/>
        <w:r>
          <w:t xml:space="preserve"> OA, Cecilia </w:t>
        </w:r>
        <w:proofErr w:type="spellStart"/>
        <w:r>
          <w:t>AAi</w:t>
        </w:r>
        <w:proofErr w:type="spellEnd"/>
        <w:r>
          <w:t xml:space="preserve">, Tope AE, </w:t>
        </w:r>
        <w:proofErr w:type="spellStart"/>
        <w:r>
          <w:t>Oluwatoyin</w:t>
        </w:r>
        <w:proofErr w:type="spellEnd"/>
        <w:r>
          <w:t xml:space="preserve"> JF, et al. Second to Fourth Digit Ratio (2D: 4D) as a Predictor of Adult Circulating Sex Hormones and Overweight/Obesity in Ado-</w:t>
        </w:r>
        <w:proofErr w:type="spellStart"/>
        <w:r>
          <w:t>Ekiti</w:t>
        </w:r>
        <w:proofErr w:type="spellEnd"/>
        <w:r>
          <w:t xml:space="preserve"> Nigeria. Biomedical and Environmental Sciences. 2018 Jul</w:t>
        </w:r>
        <w:proofErr w:type="gramStart"/>
        <w:r>
          <w:t>;31</w:t>
        </w:r>
        <w:proofErr w:type="gramEnd"/>
        <w:r>
          <w:t xml:space="preserve">(7):539–44. </w:t>
        </w:r>
      </w:ins>
    </w:p>
    <w:p w:rsidR="00241C1B" w:rsidRDefault="00241C1B" w:rsidP="00241C1B">
      <w:pPr>
        <w:pStyle w:val="Bibliography"/>
        <w:rPr>
          <w:ins w:id="363" w:author="Dr Musa A. Bashir" w:date="2021-12-28T14:14:00Z"/>
        </w:rPr>
      </w:pPr>
      <w:ins w:id="364" w:author="Dr Musa A. Bashir" w:date="2021-12-28T14:14:00Z">
        <w:r>
          <w:t xml:space="preserve">48. </w:t>
        </w:r>
        <w:r>
          <w:tab/>
          <w:t xml:space="preserve">Casmir EA, </w:t>
        </w:r>
        <w:proofErr w:type="spellStart"/>
        <w:r>
          <w:t>Amam</w:t>
        </w:r>
        <w:proofErr w:type="spellEnd"/>
        <w:r>
          <w:t xml:space="preserve"> CM, </w:t>
        </w:r>
        <w:proofErr w:type="spellStart"/>
        <w:r>
          <w:t>Obianuju</w:t>
        </w:r>
        <w:proofErr w:type="spellEnd"/>
        <w:r>
          <w:t xml:space="preserve"> BO, Tim PG, David AW, </w:t>
        </w:r>
        <w:proofErr w:type="spellStart"/>
        <w:r>
          <w:t>Oyewole</w:t>
        </w:r>
        <w:proofErr w:type="spellEnd"/>
        <w:r>
          <w:t xml:space="preserve"> AK, et al. Prevalence of </w:t>
        </w:r>
        <w:proofErr w:type="spellStart"/>
        <w:r>
          <w:t>cardiometabolic</w:t>
        </w:r>
        <w:proofErr w:type="spellEnd"/>
        <w:r>
          <w:t xml:space="preserve"> risk factors among professional male </w:t>
        </w:r>
        <w:proofErr w:type="spellStart"/>
        <w:r>
          <w:t>longdistance</w:t>
        </w:r>
        <w:proofErr w:type="spellEnd"/>
        <w:r>
          <w:t xml:space="preserve"> bus drivers in Lagos, southwest Nigeria: A </w:t>
        </w:r>
        <w:proofErr w:type="spellStart"/>
        <w:r>
          <w:t>crosssectional</w:t>
        </w:r>
        <w:proofErr w:type="spellEnd"/>
        <w:r>
          <w:t xml:space="preserve"> study. Cardiovascular Journal of Africa. 2018</w:t>
        </w:r>
        <w:proofErr w:type="gramStart"/>
        <w:r>
          <w:t>;29</w:t>
        </w:r>
        <w:proofErr w:type="gramEnd"/>
        <w:r>
          <w:t xml:space="preserve">(2):106–14. </w:t>
        </w:r>
      </w:ins>
    </w:p>
    <w:p w:rsidR="00241C1B" w:rsidRDefault="00241C1B" w:rsidP="00241C1B">
      <w:pPr>
        <w:pStyle w:val="Bibliography"/>
        <w:rPr>
          <w:ins w:id="365" w:author="Dr Musa A. Bashir" w:date="2021-12-28T14:14:00Z"/>
        </w:rPr>
      </w:pPr>
      <w:ins w:id="366" w:author="Dr Musa A. Bashir" w:date="2021-12-28T14:14:00Z">
        <w:r>
          <w:t xml:space="preserve">49. </w:t>
        </w:r>
        <w:r>
          <w:tab/>
        </w:r>
        <w:proofErr w:type="spellStart"/>
        <w:r>
          <w:t>Chukwukelu</w:t>
        </w:r>
        <w:proofErr w:type="spellEnd"/>
        <w:r>
          <w:t xml:space="preserve"> EE, </w:t>
        </w:r>
        <w:proofErr w:type="spellStart"/>
        <w:r>
          <w:t>Ogbu</w:t>
        </w:r>
        <w:proofErr w:type="spellEnd"/>
        <w:r>
          <w:t xml:space="preserve"> ISI, </w:t>
        </w:r>
        <w:proofErr w:type="spellStart"/>
        <w:r>
          <w:t>Onyeanusi</w:t>
        </w:r>
        <w:proofErr w:type="spellEnd"/>
        <w:r>
          <w:t xml:space="preserve"> CJ. Prevalence </w:t>
        </w:r>
        <w:proofErr w:type="gramStart"/>
        <w:r>
          <w:t>Of</w:t>
        </w:r>
        <w:proofErr w:type="gramEnd"/>
        <w:r>
          <w:t xml:space="preserve"> Metabolic Syndrome In Some Urban And Rural Communities In Enugu State, Nigeria. The Internet Journal of Laboratory Medicine [Internet]. 2013 Sep [cited 2021 Jul 21]</w:t>
        </w:r>
        <w:proofErr w:type="gramStart"/>
        <w:r>
          <w:t>;5</w:t>
        </w:r>
        <w:proofErr w:type="gramEnd"/>
        <w:r>
          <w:t xml:space="preserve">(1). Available from: </w:t>
        </w:r>
        <w:r>
          <w:fldChar w:fldCharType="begin"/>
        </w:r>
        <w:r>
          <w:instrText xml:space="preserve"> HYPERLINK "http://ispub.com/IJLM/5/1/14546" </w:instrText>
        </w:r>
        <w:r>
          <w:fldChar w:fldCharType="separate"/>
        </w:r>
        <w:r>
          <w:rPr>
            <w:rStyle w:val="Hyperlink"/>
            <w:u w:val="single"/>
          </w:rPr>
          <w:t>http://ispub.com/IJLM/5/1/14546</w:t>
        </w:r>
        <w:r>
          <w:fldChar w:fldCharType="end"/>
        </w:r>
      </w:ins>
    </w:p>
    <w:p w:rsidR="00241C1B" w:rsidRDefault="00241C1B" w:rsidP="00241C1B">
      <w:pPr>
        <w:pStyle w:val="Bibliography"/>
        <w:rPr>
          <w:ins w:id="367" w:author="Dr Musa A. Bashir" w:date="2021-12-28T14:14:00Z"/>
        </w:rPr>
      </w:pPr>
      <w:ins w:id="368" w:author="Dr Musa A. Bashir" w:date="2021-12-28T14:14:00Z">
        <w:r>
          <w:t xml:space="preserve">50. </w:t>
        </w:r>
        <w:r>
          <w:tab/>
        </w:r>
        <w:proofErr w:type="spellStart"/>
        <w:r>
          <w:t>Chukwuonye</w:t>
        </w:r>
        <w:proofErr w:type="spellEnd"/>
        <w:r>
          <w:t xml:space="preserve"> IC, </w:t>
        </w:r>
        <w:proofErr w:type="spellStart"/>
        <w:r>
          <w:t>Chuku</w:t>
        </w:r>
        <w:proofErr w:type="spellEnd"/>
        <w:r>
          <w:t xml:space="preserve"> A, </w:t>
        </w:r>
        <w:proofErr w:type="spellStart"/>
        <w:r>
          <w:t>Onyeonoro</w:t>
        </w:r>
        <w:proofErr w:type="spellEnd"/>
        <w:r>
          <w:t xml:space="preserve"> UU, </w:t>
        </w:r>
        <w:proofErr w:type="spellStart"/>
        <w:r>
          <w:t>Okpechi</w:t>
        </w:r>
        <w:proofErr w:type="spellEnd"/>
        <w:r>
          <w:t xml:space="preserve"> IG, </w:t>
        </w:r>
        <w:proofErr w:type="spellStart"/>
        <w:r>
          <w:t>Madukwe</w:t>
        </w:r>
        <w:proofErr w:type="spellEnd"/>
        <w:r>
          <w:t xml:space="preserve"> OO, </w:t>
        </w:r>
        <w:proofErr w:type="spellStart"/>
        <w:r>
          <w:t>Umeizudike</w:t>
        </w:r>
        <w:proofErr w:type="spellEnd"/>
        <w:r>
          <w:t xml:space="preserve"> TI, et al. Prevalence of abdominal obesity in </w:t>
        </w:r>
        <w:proofErr w:type="spellStart"/>
        <w:r>
          <w:t>Abia</w:t>
        </w:r>
        <w:proofErr w:type="spellEnd"/>
        <w:r>
          <w:t xml:space="preserve"> State, Nigeria: Results of a population-based house-to-house survey. Diabetes, Metabolic Syndrome and Obesity: Targets and Therapy. 2013 Aug</w:t>
        </w:r>
        <w:proofErr w:type="gramStart"/>
        <w:r>
          <w:t>;6:285</w:t>
        </w:r>
        <w:proofErr w:type="gramEnd"/>
        <w:r>
          <w:t xml:space="preserve">–91. </w:t>
        </w:r>
      </w:ins>
    </w:p>
    <w:p w:rsidR="00241C1B" w:rsidRDefault="00241C1B" w:rsidP="00241C1B">
      <w:pPr>
        <w:pStyle w:val="Bibliography"/>
        <w:rPr>
          <w:ins w:id="369" w:author="Dr Musa A. Bashir" w:date="2021-12-28T14:14:00Z"/>
        </w:rPr>
      </w:pPr>
      <w:ins w:id="370" w:author="Dr Musa A. Bashir" w:date="2021-12-28T14:14:00Z">
        <w:r>
          <w:t xml:space="preserve">51. </w:t>
        </w:r>
        <w:r>
          <w:tab/>
        </w:r>
        <w:proofErr w:type="spellStart"/>
        <w:r>
          <w:t>Egbi</w:t>
        </w:r>
        <w:proofErr w:type="spellEnd"/>
        <w:r>
          <w:t xml:space="preserve"> OG, </w:t>
        </w:r>
        <w:proofErr w:type="spellStart"/>
        <w:r>
          <w:t>Rotifa</w:t>
        </w:r>
        <w:proofErr w:type="spellEnd"/>
        <w:r>
          <w:t xml:space="preserve"> S, Jumbo J. Prevalence of hypertension and its correlates among employees of a tertiary hospital in </w:t>
        </w:r>
        <w:proofErr w:type="spellStart"/>
        <w:r>
          <w:t>Yenagoa</w:t>
        </w:r>
        <w:proofErr w:type="spellEnd"/>
        <w:r>
          <w:t>, Nigeria. Annals of African Medicine. 2015 Jan</w:t>
        </w:r>
        <w:proofErr w:type="gramStart"/>
        <w:r>
          <w:t>;14</w:t>
        </w:r>
        <w:proofErr w:type="gramEnd"/>
        <w:r>
          <w:t xml:space="preserve">(1):8. </w:t>
        </w:r>
      </w:ins>
    </w:p>
    <w:p w:rsidR="00241C1B" w:rsidRDefault="00241C1B" w:rsidP="00241C1B">
      <w:pPr>
        <w:pStyle w:val="Bibliography"/>
        <w:rPr>
          <w:ins w:id="371" w:author="Dr Musa A. Bashir" w:date="2021-12-28T14:14:00Z"/>
        </w:rPr>
      </w:pPr>
      <w:ins w:id="372" w:author="Dr Musa A. Bashir" w:date="2021-12-28T14:14:00Z">
        <w:r>
          <w:t xml:space="preserve">52. </w:t>
        </w:r>
        <w:r>
          <w:tab/>
        </w:r>
        <w:proofErr w:type="spellStart"/>
        <w:r>
          <w:t>Ejike</w:t>
        </w:r>
        <w:proofErr w:type="spellEnd"/>
        <w:r>
          <w:t xml:space="preserve"> CE, </w:t>
        </w:r>
        <w:proofErr w:type="spellStart"/>
        <w:r>
          <w:t>Ijeh</w:t>
        </w:r>
        <w:proofErr w:type="spellEnd"/>
        <w:r>
          <w:t xml:space="preserve"> II. Obesity in young-adult Nigerians: Variations in prevalence determined by anthropometry and bioelectrical impedance analysis, and the development of % body fat prediction equations. International Archives of Medicine. 2012 Jul</w:t>
        </w:r>
        <w:proofErr w:type="gramStart"/>
        <w:r>
          <w:t>;5:22</w:t>
        </w:r>
        <w:proofErr w:type="gramEnd"/>
        <w:r>
          <w:t xml:space="preserve">. </w:t>
        </w:r>
      </w:ins>
    </w:p>
    <w:p w:rsidR="00241C1B" w:rsidRDefault="00241C1B" w:rsidP="00241C1B">
      <w:pPr>
        <w:pStyle w:val="Bibliography"/>
        <w:rPr>
          <w:ins w:id="373" w:author="Dr Musa A. Bashir" w:date="2021-12-28T14:14:00Z"/>
        </w:rPr>
      </w:pPr>
      <w:ins w:id="374" w:author="Dr Musa A. Bashir" w:date="2021-12-28T14:14:00Z">
        <w:r>
          <w:t xml:space="preserve">53. </w:t>
        </w:r>
        <w:r>
          <w:tab/>
        </w:r>
        <w:proofErr w:type="spellStart"/>
        <w:r>
          <w:t>Ezekwesili</w:t>
        </w:r>
        <w:proofErr w:type="spellEnd"/>
        <w:r>
          <w:t xml:space="preserve"> CN, </w:t>
        </w:r>
        <w:proofErr w:type="spellStart"/>
        <w:r>
          <w:t>Ononamadu</w:t>
        </w:r>
        <w:proofErr w:type="spellEnd"/>
        <w:r>
          <w:t xml:space="preserve"> CJ, </w:t>
        </w:r>
        <w:proofErr w:type="spellStart"/>
        <w:r>
          <w:t>Onyeukwu</w:t>
        </w:r>
        <w:proofErr w:type="spellEnd"/>
        <w:r>
          <w:t xml:space="preserve"> OF, </w:t>
        </w:r>
        <w:proofErr w:type="spellStart"/>
        <w:r>
          <w:t>Mefoh</w:t>
        </w:r>
        <w:proofErr w:type="spellEnd"/>
        <w:r>
          <w:t xml:space="preserve"> NC. Epidemiological survey of hypertension in </w:t>
        </w:r>
        <w:proofErr w:type="spellStart"/>
        <w:r>
          <w:t>Anambra</w:t>
        </w:r>
        <w:proofErr w:type="spellEnd"/>
        <w:r>
          <w:t xml:space="preserve"> state, Nigeria. Nigerian Journal of Clinical Practice. 2016 Jan</w:t>
        </w:r>
        <w:proofErr w:type="gramStart"/>
        <w:r>
          <w:t>;19</w:t>
        </w:r>
        <w:proofErr w:type="gramEnd"/>
        <w:r>
          <w:t xml:space="preserve">(5):659. </w:t>
        </w:r>
      </w:ins>
    </w:p>
    <w:p w:rsidR="00241C1B" w:rsidRDefault="00241C1B" w:rsidP="00241C1B">
      <w:pPr>
        <w:pStyle w:val="Bibliography"/>
        <w:rPr>
          <w:ins w:id="375" w:author="Dr Musa A. Bashir" w:date="2021-12-28T14:14:00Z"/>
        </w:rPr>
      </w:pPr>
      <w:ins w:id="376" w:author="Dr Musa A. Bashir" w:date="2021-12-28T14:14:00Z">
        <w:r>
          <w:t xml:space="preserve">54. </w:t>
        </w:r>
        <w:r>
          <w:tab/>
        </w:r>
        <w:proofErr w:type="spellStart"/>
        <w:r>
          <w:t>Gezawa</w:t>
        </w:r>
        <w:proofErr w:type="spellEnd"/>
        <w:r>
          <w:t xml:space="preserve"> I, </w:t>
        </w:r>
        <w:proofErr w:type="spellStart"/>
        <w:r>
          <w:t>Puepet</w:t>
        </w:r>
        <w:proofErr w:type="spellEnd"/>
        <w:r>
          <w:t xml:space="preserve"> F, </w:t>
        </w:r>
        <w:proofErr w:type="spellStart"/>
        <w:r>
          <w:t>Mubi</w:t>
        </w:r>
        <w:proofErr w:type="spellEnd"/>
        <w:r>
          <w:t xml:space="preserve"> B, </w:t>
        </w:r>
        <w:proofErr w:type="spellStart"/>
        <w:r>
          <w:t>Talle</w:t>
        </w:r>
        <w:proofErr w:type="spellEnd"/>
        <w:r>
          <w:t xml:space="preserve"> M, </w:t>
        </w:r>
        <w:proofErr w:type="spellStart"/>
        <w:r>
          <w:t>Haliru</w:t>
        </w:r>
        <w:proofErr w:type="spellEnd"/>
        <w:r>
          <w:t xml:space="preserve"> I, </w:t>
        </w:r>
        <w:proofErr w:type="spellStart"/>
        <w:r>
          <w:t>Uloko</w:t>
        </w:r>
        <w:proofErr w:type="spellEnd"/>
        <w:r>
          <w:t xml:space="preserve"> A, et al. Socio-demographic and Anthropometric risk factors for Type 2 diabetes in Maiduguri, North-Eastern Nigeria. Sahel Medical Journal. 2015</w:t>
        </w:r>
        <w:proofErr w:type="gramStart"/>
        <w:r>
          <w:t>;18</w:t>
        </w:r>
        <w:proofErr w:type="gramEnd"/>
        <w:r>
          <w:t xml:space="preserve">(5):1. </w:t>
        </w:r>
      </w:ins>
    </w:p>
    <w:p w:rsidR="00241C1B" w:rsidRDefault="00241C1B" w:rsidP="00241C1B">
      <w:pPr>
        <w:pStyle w:val="Bibliography"/>
        <w:rPr>
          <w:ins w:id="377" w:author="Dr Musa A. Bashir" w:date="2021-12-28T14:14:00Z"/>
        </w:rPr>
      </w:pPr>
      <w:ins w:id="378" w:author="Dr Musa A. Bashir" w:date="2021-12-28T14:14:00Z">
        <w:r>
          <w:t xml:space="preserve">55. </w:t>
        </w:r>
        <w:r>
          <w:tab/>
        </w:r>
        <w:proofErr w:type="spellStart"/>
        <w:r>
          <w:t>Gwarzo</w:t>
        </w:r>
        <w:proofErr w:type="spellEnd"/>
        <w:r>
          <w:t xml:space="preserve"> I </w:t>
        </w:r>
        <w:proofErr w:type="spellStart"/>
        <w:r>
          <w:t>Mukhtar</w:t>
        </w:r>
        <w:proofErr w:type="spellEnd"/>
        <w:r>
          <w:t xml:space="preserve">, </w:t>
        </w:r>
        <w:proofErr w:type="spellStart"/>
        <w:r>
          <w:t>Wali</w:t>
        </w:r>
        <w:proofErr w:type="spellEnd"/>
        <w:r>
          <w:t xml:space="preserve"> N, Ahmed Ibrahim S. Correlation of Anthropometric Indices with Fasting Blood Glucose and Blood Pressure Among University Students in Kano, Nigeria. 2020 Oct</w:t>
        </w:r>
        <w:proofErr w:type="gramStart"/>
        <w:r>
          <w:t>;17:128</w:t>
        </w:r>
        <w:proofErr w:type="gramEnd"/>
        <w:r>
          <w:t xml:space="preserve">–34. </w:t>
        </w:r>
      </w:ins>
    </w:p>
    <w:p w:rsidR="00241C1B" w:rsidRDefault="00241C1B" w:rsidP="00241C1B">
      <w:pPr>
        <w:pStyle w:val="Bibliography"/>
        <w:rPr>
          <w:ins w:id="379" w:author="Dr Musa A. Bashir" w:date="2021-12-28T14:14:00Z"/>
        </w:rPr>
      </w:pPr>
      <w:ins w:id="380" w:author="Dr Musa A. Bashir" w:date="2021-12-28T14:14:00Z">
        <w:r>
          <w:lastRenderedPageBreak/>
          <w:t xml:space="preserve">56. </w:t>
        </w:r>
        <w:r>
          <w:tab/>
          <w:t>Joseph-</w:t>
        </w:r>
        <w:proofErr w:type="spellStart"/>
        <w:r>
          <w:t>Shehu</w:t>
        </w:r>
        <w:proofErr w:type="spellEnd"/>
        <w:r>
          <w:t xml:space="preserve"> EM, </w:t>
        </w:r>
        <w:proofErr w:type="spellStart"/>
        <w:r>
          <w:t>Ncama</w:t>
        </w:r>
        <w:proofErr w:type="spellEnd"/>
        <w:r>
          <w:t xml:space="preserve"> BP. Evaluation of health status and its predictor among university staff in Nigeria. BMC Cardiovascular Disorders. 2018 Sep</w:t>
        </w:r>
        <w:proofErr w:type="gramStart"/>
        <w:r>
          <w:t>;18</w:t>
        </w:r>
        <w:proofErr w:type="gramEnd"/>
        <w:r>
          <w:t xml:space="preserve">(1):183. </w:t>
        </w:r>
      </w:ins>
    </w:p>
    <w:p w:rsidR="00241C1B" w:rsidRDefault="00241C1B" w:rsidP="00241C1B">
      <w:pPr>
        <w:pStyle w:val="Bibliography"/>
        <w:rPr>
          <w:ins w:id="381" w:author="Dr Musa A. Bashir" w:date="2021-12-28T14:14:00Z"/>
        </w:rPr>
      </w:pPr>
      <w:ins w:id="382" w:author="Dr Musa A. Bashir" w:date="2021-12-28T14:14:00Z">
        <w:r>
          <w:t xml:space="preserve">57. </w:t>
        </w:r>
        <w:r>
          <w:tab/>
        </w:r>
        <w:proofErr w:type="spellStart"/>
        <w:r>
          <w:t>Nwatu</w:t>
        </w:r>
        <w:proofErr w:type="spellEnd"/>
        <w:r>
          <w:t xml:space="preserve"> CB, </w:t>
        </w:r>
        <w:proofErr w:type="spellStart"/>
        <w:r>
          <w:t>Ofoegbu</w:t>
        </w:r>
        <w:proofErr w:type="spellEnd"/>
        <w:r>
          <w:t xml:space="preserve"> EN, </w:t>
        </w:r>
        <w:proofErr w:type="spellStart"/>
        <w:r>
          <w:t>Unachukwu</w:t>
        </w:r>
        <w:proofErr w:type="spellEnd"/>
        <w:r>
          <w:t xml:space="preserve"> CN, Young EE, </w:t>
        </w:r>
        <w:proofErr w:type="spellStart"/>
        <w:r>
          <w:t>Okafor</w:t>
        </w:r>
        <w:proofErr w:type="spellEnd"/>
        <w:r>
          <w:t xml:space="preserve"> CI, </w:t>
        </w:r>
        <w:proofErr w:type="spellStart"/>
        <w:r>
          <w:t>Okoli</w:t>
        </w:r>
        <w:proofErr w:type="spellEnd"/>
        <w:r>
          <w:t xml:space="preserve"> CE. Prevalence of </w:t>
        </w:r>
        <w:proofErr w:type="spellStart"/>
        <w:r>
          <w:t>prediabetes</w:t>
        </w:r>
        <w:proofErr w:type="spellEnd"/>
        <w:r>
          <w:t xml:space="preserve"> and associated risk factors in a rural Nigerian community. International Journal of Diabetes in Developing Countries. 2016 Jun</w:t>
        </w:r>
        <w:proofErr w:type="gramStart"/>
        <w:r>
          <w:t>;36</w:t>
        </w:r>
        <w:proofErr w:type="gramEnd"/>
        <w:r>
          <w:t xml:space="preserve">(2):197–203. </w:t>
        </w:r>
      </w:ins>
    </w:p>
    <w:p w:rsidR="00241C1B" w:rsidRDefault="00241C1B" w:rsidP="00241C1B">
      <w:pPr>
        <w:pStyle w:val="Bibliography"/>
        <w:rPr>
          <w:ins w:id="383" w:author="Dr Musa A. Bashir" w:date="2021-12-28T14:14:00Z"/>
        </w:rPr>
      </w:pPr>
      <w:ins w:id="384" w:author="Dr Musa A. Bashir" w:date="2021-12-28T14:14:00Z">
        <w:r>
          <w:t xml:space="preserve">58. </w:t>
        </w:r>
        <w:r>
          <w:tab/>
        </w:r>
        <w:proofErr w:type="spellStart"/>
        <w:r>
          <w:t>Ogunmola</w:t>
        </w:r>
        <w:proofErr w:type="spellEnd"/>
        <w:r>
          <w:t xml:space="preserve"> OJ, </w:t>
        </w:r>
        <w:proofErr w:type="spellStart"/>
        <w:r>
          <w:t>Olaifa</w:t>
        </w:r>
        <w:proofErr w:type="spellEnd"/>
        <w:r>
          <w:t xml:space="preserve"> AO, </w:t>
        </w:r>
        <w:proofErr w:type="spellStart"/>
        <w:r>
          <w:t>Oladapo</w:t>
        </w:r>
        <w:proofErr w:type="spellEnd"/>
        <w:r>
          <w:t xml:space="preserve"> OO, </w:t>
        </w:r>
        <w:proofErr w:type="spellStart"/>
        <w:r>
          <w:t>Babatunde</w:t>
        </w:r>
        <w:proofErr w:type="spellEnd"/>
        <w:r>
          <w:t xml:space="preserve"> OA. Prevalence of cardiovascular risk factors among adults without obvious cardiovascular disease in a rural community in </w:t>
        </w:r>
        <w:proofErr w:type="spellStart"/>
        <w:r>
          <w:t>Ekiti</w:t>
        </w:r>
        <w:proofErr w:type="spellEnd"/>
        <w:r>
          <w:t xml:space="preserve"> State, Southwest Nigeria. BMC Cardiovascular Disorders. 2013 Oct</w:t>
        </w:r>
        <w:proofErr w:type="gramStart"/>
        <w:r>
          <w:t>;13</w:t>
        </w:r>
        <w:proofErr w:type="gramEnd"/>
        <w:r>
          <w:t xml:space="preserve">(1):89. </w:t>
        </w:r>
      </w:ins>
    </w:p>
    <w:p w:rsidR="00241C1B" w:rsidRDefault="00241C1B" w:rsidP="00241C1B">
      <w:pPr>
        <w:pStyle w:val="Bibliography"/>
        <w:rPr>
          <w:ins w:id="385" w:author="Dr Musa A. Bashir" w:date="2021-12-28T14:14:00Z"/>
        </w:rPr>
      </w:pPr>
      <w:ins w:id="386" w:author="Dr Musa A. Bashir" w:date="2021-12-28T14:14:00Z">
        <w:r>
          <w:t xml:space="preserve">59. </w:t>
        </w:r>
        <w:r>
          <w:tab/>
        </w:r>
        <w:proofErr w:type="spellStart"/>
        <w:r>
          <w:t>Oguoma</w:t>
        </w:r>
        <w:proofErr w:type="spellEnd"/>
        <w:r>
          <w:t xml:space="preserve"> VM, </w:t>
        </w:r>
        <w:proofErr w:type="spellStart"/>
        <w:r>
          <w:t>Nwose</w:t>
        </w:r>
        <w:proofErr w:type="spellEnd"/>
        <w:r>
          <w:t xml:space="preserve"> EU, Skinner TC, </w:t>
        </w:r>
        <w:proofErr w:type="spellStart"/>
        <w:r>
          <w:t>Digban</w:t>
        </w:r>
        <w:proofErr w:type="spellEnd"/>
        <w:r>
          <w:t xml:space="preserve"> KA, </w:t>
        </w:r>
        <w:proofErr w:type="spellStart"/>
        <w:r>
          <w:t>Onyia</w:t>
        </w:r>
        <w:proofErr w:type="spellEnd"/>
        <w:r>
          <w:t xml:space="preserve"> IC, Richards RS. Prevalence of cardiovascular disease risk factors among a Nigerian adult population: Relationship with income level and accessibility to CVD risks screening. BMC Public Health. 2015 Apr</w:t>
        </w:r>
        <w:proofErr w:type="gramStart"/>
        <w:r>
          <w:t>;15:397</w:t>
        </w:r>
        <w:proofErr w:type="gramEnd"/>
        <w:r>
          <w:t xml:space="preserve">. </w:t>
        </w:r>
      </w:ins>
    </w:p>
    <w:p w:rsidR="00241C1B" w:rsidRDefault="00241C1B" w:rsidP="00241C1B">
      <w:pPr>
        <w:pStyle w:val="Bibliography"/>
        <w:rPr>
          <w:ins w:id="387" w:author="Dr Musa A. Bashir" w:date="2021-12-28T14:14:00Z"/>
        </w:rPr>
      </w:pPr>
      <w:ins w:id="388" w:author="Dr Musa A. Bashir" w:date="2021-12-28T14:14:00Z">
        <w:r>
          <w:t xml:space="preserve">60. </w:t>
        </w:r>
        <w:r>
          <w:tab/>
        </w:r>
        <w:proofErr w:type="spellStart"/>
        <w:r>
          <w:t>Ogwumike</w:t>
        </w:r>
        <w:proofErr w:type="spellEnd"/>
        <w:r>
          <w:t xml:space="preserve"> OO, </w:t>
        </w:r>
        <w:proofErr w:type="spellStart"/>
        <w:r>
          <w:t>Adeniyi</w:t>
        </w:r>
        <w:proofErr w:type="spellEnd"/>
        <w:r>
          <w:t xml:space="preserve"> AF, </w:t>
        </w:r>
        <w:proofErr w:type="spellStart"/>
        <w:r>
          <w:t>Orogbemi</w:t>
        </w:r>
        <w:proofErr w:type="spellEnd"/>
        <w:r>
          <w:t xml:space="preserve"> OO. Musculoskeletal pain among postmenopausal women in Nigeria: Association with overall and central obesity. Hong Kong Physiotherapy Journal. 2015 Jul</w:t>
        </w:r>
        <w:proofErr w:type="gramStart"/>
        <w:r>
          <w:t>;34:41</w:t>
        </w:r>
        <w:proofErr w:type="gramEnd"/>
        <w:r>
          <w:t xml:space="preserve">–6. </w:t>
        </w:r>
      </w:ins>
    </w:p>
    <w:p w:rsidR="00241C1B" w:rsidRDefault="00241C1B" w:rsidP="00241C1B">
      <w:pPr>
        <w:pStyle w:val="Bibliography"/>
        <w:rPr>
          <w:ins w:id="389" w:author="Dr Musa A. Bashir" w:date="2021-12-28T14:14:00Z"/>
        </w:rPr>
      </w:pPr>
      <w:ins w:id="390" w:author="Dr Musa A. Bashir" w:date="2021-12-28T14:14:00Z">
        <w:r>
          <w:t xml:space="preserve">61. </w:t>
        </w:r>
        <w:r>
          <w:tab/>
        </w:r>
        <w:proofErr w:type="spellStart"/>
        <w:r>
          <w:t>Okafor</w:t>
        </w:r>
        <w:proofErr w:type="spellEnd"/>
        <w:r>
          <w:t xml:space="preserve"> CI, </w:t>
        </w:r>
        <w:proofErr w:type="spellStart"/>
        <w:r>
          <w:t>Raimi</w:t>
        </w:r>
        <w:proofErr w:type="spellEnd"/>
        <w:r>
          <w:t xml:space="preserve"> TH, </w:t>
        </w:r>
        <w:proofErr w:type="spellStart"/>
        <w:r>
          <w:t>Gezawa</w:t>
        </w:r>
        <w:proofErr w:type="spellEnd"/>
        <w:r>
          <w:t xml:space="preserve"> ID, </w:t>
        </w:r>
        <w:proofErr w:type="spellStart"/>
        <w:r>
          <w:t>Sabir</w:t>
        </w:r>
        <w:proofErr w:type="spellEnd"/>
        <w:r>
          <w:t xml:space="preserve"> AA, </w:t>
        </w:r>
        <w:proofErr w:type="spellStart"/>
        <w:r>
          <w:t>Enang</w:t>
        </w:r>
        <w:proofErr w:type="spellEnd"/>
        <w:r>
          <w:t xml:space="preserve"> O, </w:t>
        </w:r>
        <w:proofErr w:type="spellStart"/>
        <w:r>
          <w:t>Puepet</w:t>
        </w:r>
        <w:proofErr w:type="spellEnd"/>
        <w:r>
          <w:t xml:space="preserve"> F, et al. Performance of waist circumference and proposed cutoff levels for defining overweight and obesity in Nigerians. Annals of African Medicine. 2016</w:t>
        </w:r>
        <w:proofErr w:type="gramStart"/>
        <w:r>
          <w:t>;15</w:t>
        </w:r>
        <w:proofErr w:type="gramEnd"/>
        <w:r>
          <w:t xml:space="preserve">(4):185–93. </w:t>
        </w:r>
      </w:ins>
    </w:p>
    <w:p w:rsidR="00241C1B" w:rsidRDefault="00241C1B" w:rsidP="00241C1B">
      <w:pPr>
        <w:pStyle w:val="Bibliography"/>
        <w:rPr>
          <w:ins w:id="391" w:author="Dr Musa A. Bashir" w:date="2021-12-28T14:14:00Z"/>
        </w:rPr>
      </w:pPr>
      <w:ins w:id="392" w:author="Dr Musa A. Bashir" w:date="2021-12-28T14:14:00Z">
        <w:r>
          <w:t xml:space="preserve">62. </w:t>
        </w:r>
        <w:r>
          <w:tab/>
        </w:r>
        <w:proofErr w:type="spellStart"/>
        <w:r>
          <w:t>Okosun</w:t>
        </w:r>
        <w:proofErr w:type="spellEnd"/>
        <w:r>
          <w:t xml:space="preserve"> IS, Cooper RS, </w:t>
        </w:r>
        <w:proofErr w:type="spellStart"/>
        <w:r>
          <w:t>Rotimi</w:t>
        </w:r>
        <w:proofErr w:type="spellEnd"/>
        <w:r>
          <w:t xml:space="preserve"> CN, </w:t>
        </w:r>
        <w:proofErr w:type="spellStart"/>
        <w:r>
          <w:t>Osotimehin</w:t>
        </w:r>
        <w:proofErr w:type="spellEnd"/>
        <w:r>
          <w:t xml:space="preserve"> B, Forrester T. Association of waist circumference with risk of hypertension and type 2 diabetes in Nigerians, Jamaicans, and African-Americans. Diabetes Care. 1998 Nov</w:t>
        </w:r>
        <w:proofErr w:type="gramStart"/>
        <w:r>
          <w:t>;21</w:t>
        </w:r>
        <w:proofErr w:type="gramEnd"/>
        <w:r>
          <w:t xml:space="preserve">(11):1836–42. </w:t>
        </w:r>
      </w:ins>
    </w:p>
    <w:p w:rsidR="00241C1B" w:rsidRDefault="00241C1B" w:rsidP="00241C1B">
      <w:pPr>
        <w:pStyle w:val="Bibliography"/>
        <w:rPr>
          <w:ins w:id="393" w:author="Dr Musa A. Bashir" w:date="2021-12-28T14:14:00Z"/>
        </w:rPr>
      </w:pPr>
      <w:ins w:id="394" w:author="Dr Musa A. Bashir" w:date="2021-12-28T14:14:00Z">
        <w:r>
          <w:t xml:space="preserve">63. </w:t>
        </w:r>
        <w:r>
          <w:tab/>
        </w:r>
        <w:proofErr w:type="spellStart"/>
        <w:r>
          <w:t>Oladapo</w:t>
        </w:r>
        <w:proofErr w:type="spellEnd"/>
        <w:r>
          <w:t xml:space="preserve"> O, </w:t>
        </w:r>
        <w:proofErr w:type="spellStart"/>
        <w:r>
          <w:t>Falase</w:t>
        </w:r>
        <w:proofErr w:type="spellEnd"/>
        <w:r>
          <w:t xml:space="preserve"> A, </w:t>
        </w:r>
        <w:proofErr w:type="spellStart"/>
        <w:r>
          <w:t>Salako</w:t>
        </w:r>
        <w:proofErr w:type="spellEnd"/>
        <w:r>
          <w:t xml:space="preserve"> L, </w:t>
        </w:r>
        <w:proofErr w:type="spellStart"/>
        <w:r>
          <w:t>Sodiq</w:t>
        </w:r>
        <w:proofErr w:type="spellEnd"/>
        <w:r>
          <w:t xml:space="preserve"> O, </w:t>
        </w:r>
        <w:proofErr w:type="spellStart"/>
        <w:r>
          <w:t>Shoyinka</w:t>
        </w:r>
        <w:proofErr w:type="spellEnd"/>
        <w:r>
          <w:t xml:space="preserve"> K, </w:t>
        </w:r>
        <w:proofErr w:type="spellStart"/>
        <w:r>
          <w:t>Adedapo</w:t>
        </w:r>
        <w:proofErr w:type="spellEnd"/>
        <w:r>
          <w:t xml:space="preserve"> K. A prevalence of </w:t>
        </w:r>
        <w:proofErr w:type="spellStart"/>
        <w:r>
          <w:t>cardiometabolic</w:t>
        </w:r>
        <w:proofErr w:type="spellEnd"/>
        <w:r>
          <w:t xml:space="preserve"> risk factors among a rural Yoruba south-western Nigerian population: A population-based survey. Cardiovascular Journal of Africa [Internet]. 2010 Feb [cited 2021 Jul 21]</w:t>
        </w:r>
        <w:proofErr w:type="gramStart"/>
        <w:r>
          <w:t>;21</w:t>
        </w:r>
        <w:proofErr w:type="gramEnd"/>
        <w:r>
          <w:t xml:space="preserve">(1):26–31. Available from: </w:t>
        </w:r>
        <w:r>
          <w:fldChar w:fldCharType="begin"/>
        </w:r>
        <w:r>
          <w:instrText xml:space="preserve"> HYPERLINK "https://www.ncbi.nlm.nih.gov/pmc/articles/PMC3721297/" </w:instrText>
        </w:r>
        <w:r>
          <w:fldChar w:fldCharType="separate"/>
        </w:r>
        <w:r>
          <w:rPr>
            <w:rStyle w:val="Hyperlink"/>
            <w:u w:val="single"/>
          </w:rPr>
          <w:t>https://www.ncbi.nlm.nih.gov/pmc/articles/PMC3721297/</w:t>
        </w:r>
        <w:r>
          <w:fldChar w:fldCharType="end"/>
        </w:r>
      </w:ins>
    </w:p>
    <w:p w:rsidR="00241C1B" w:rsidRDefault="00241C1B" w:rsidP="00241C1B">
      <w:pPr>
        <w:pStyle w:val="Bibliography"/>
        <w:rPr>
          <w:ins w:id="395" w:author="Dr Musa A. Bashir" w:date="2021-12-28T14:14:00Z"/>
        </w:rPr>
      </w:pPr>
      <w:ins w:id="396" w:author="Dr Musa A. Bashir" w:date="2021-12-28T14:14:00Z">
        <w:r>
          <w:t xml:space="preserve">64. </w:t>
        </w:r>
        <w:r>
          <w:tab/>
        </w:r>
        <w:proofErr w:type="spellStart"/>
        <w:r>
          <w:t>Olatona</w:t>
        </w:r>
        <w:proofErr w:type="spellEnd"/>
        <w:r>
          <w:t xml:space="preserve"> FA, </w:t>
        </w:r>
        <w:proofErr w:type="spellStart"/>
        <w:r>
          <w:t>Onabanjo</w:t>
        </w:r>
        <w:proofErr w:type="spellEnd"/>
        <w:r>
          <w:t xml:space="preserve"> OO, </w:t>
        </w:r>
        <w:proofErr w:type="spellStart"/>
        <w:r>
          <w:t>Ugbaja</w:t>
        </w:r>
        <w:proofErr w:type="spellEnd"/>
        <w:r>
          <w:t xml:space="preserve"> RN, </w:t>
        </w:r>
        <w:proofErr w:type="spellStart"/>
        <w:r>
          <w:t>Nnoaham</w:t>
        </w:r>
        <w:proofErr w:type="spellEnd"/>
        <w:r>
          <w:t xml:space="preserve"> KE, </w:t>
        </w:r>
        <w:proofErr w:type="spellStart"/>
        <w:r>
          <w:t>Adelekan</w:t>
        </w:r>
        <w:proofErr w:type="spellEnd"/>
        <w:r>
          <w:t xml:space="preserve"> DA. Dietary habits and metabolic risk factors for non-communicable diseases in a university undergraduate population. Journal of Health, Population and Nutrition. 2018 Aug</w:t>
        </w:r>
        <w:proofErr w:type="gramStart"/>
        <w:r>
          <w:t>;37</w:t>
        </w:r>
        <w:proofErr w:type="gramEnd"/>
        <w:r>
          <w:t xml:space="preserve">(1):21. </w:t>
        </w:r>
      </w:ins>
    </w:p>
    <w:p w:rsidR="00241C1B" w:rsidRDefault="00241C1B" w:rsidP="00241C1B">
      <w:pPr>
        <w:pStyle w:val="Bibliography"/>
        <w:rPr>
          <w:ins w:id="397" w:author="Dr Musa A. Bashir" w:date="2021-12-28T14:14:00Z"/>
        </w:rPr>
      </w:pPr>
      <w:ins w:id="398" w:author="Dr Musa A. Bashir" w:date="2021-12-28T14:14:00Z">
        <w:r>
          <w:t xml:space="preserve">65. </w:t>
        </w:r>
        <w:r>
          <w:tab/>
        </w:r>
        <w:proofErr w:type="spellStart"/>
        <w:r>
          <w:t>Olatunbosun</w:t>
        </w:r>
        <w:proofErr w:type="spellEnd"/>
        <w:r>
          <w:t xml:space="preserve"> ST, Kaufman JS, Bella AF. Central Obesity in Africans: Anthropometric Assessment of Abdominal Adiposity and its Predictors in Urban Nigerians. Journal of the National Medical Association. 2018 Oct</w:t>
        </w:r>
        <w:proofErr w:type="gramStart"/>
        <w:r>
          <w:t>;110</w:t>
        </w:r>
        <w:proofErr w:type="gramEnd"/>
        <w:r>
          <w:t xml:space="preserve">(5):519–27. </w:t>
        </w:r>
      </w:ins>
    </w:p>
    <w:p w:rsidR="00241C1B" w:rsidRDefault="00241C1B" w:rsidP="00241C1B">
      <w:pPr>
        <w:pStyle w:val="Bibliography"/>
        <w:rPr>
          <w:ins w:id="399" w:author="Dr Musa A. Bashir" w:date="2021-12-28T14:14:00Z"/>
        </w:rPr>
      </w:pPr>
      <w:ins w:id="400" w:author="Dr Musa A. Bashir" w:date="2021-12-28T14:14:00Z">
        <w:r>
          <w:t xml:space="preserve">66. </w:t>
        </w:r>
        <w:r>
          <w:tab/>
        </w:r>
        <w:proofErr w:type="spellStart"/>
        <w:r>
          <w:t>Oluyombo</w:t>
        </w:r>
        <w:proofErr w:type="spellEnd"/>
        <w:r>
          <w:t xml:space="preserve"> R, </w:t>
        </w:r>
        <w:proofErr w:type="spellStart"/>
        <w:r>
          <w:t>Akinwusi</w:t>
        </w:r>
        <w:proofErr w:type="spellEnd"/>
        <w:r>
          <w:t xml:space="preserve"> P, </w:t>
        </w:r>
        <w:proofErr w:type="spellStart"/>
        <w:r>
          <w:t>Olamoyegun</w:t>
        </w:r>
        <w:proofErr w:type="spellEnd"/>
        <w:r>
          <w:t xml:space="preserve"> M, </w:t>
        </w:r>
        <w:proofErr w:type="spellStart"/>
        <w:r>
          <w:t>Ayodele</w:t>
        </w:r>
        <w:proofErr w:type="spellEnd"/>
        <w:r>
          <w:t xml:space="preserve"> O, </w:t>
        </w:r>
        <w:proofErr w:type="spellStart"/>
        <w:r>
          <w:t>Fawale</w:t>
        </w:r>
        <w:proofErr w:type="spellEnd"/>
        <w:r>
          <w:t xml:space="preserve"> M, </w:t>
        </w:r>
        <w:proofErr w:type="spellStart"/>
        <w:r>
          <w:t>Okunola</w:t>
        </w:r>
        <w:proofErr w:type="spellEnd"/>
        <w:r>
          <w:t xml:space="preserve"> O, et al. Clustering of cardiovascular risk factors in semi-urban communities in south-western Nigeria. Cardiovascular Journal of Africa. 2016</w:t>
        </w:r>
        <w:proofErr w:type="gramStart"/>
        <w:r>
          <w:t>;27</w:t>
        </w:r>
        <w:proofErr w:type="gramEnd"/>
        <w:r>
          <w:t xml:space="preserve">(5):322–7. </w:t>
        </w:r>
      </w:ins>
    </w:p>
    <w:p w:rsidR="00241C1B" w:rsidRDefault="00241C1B" w:rsidP="00241C1B">
      <w:pPr>
        <w:pStyle w:val="Bibliography"/>
        <w:rPr>
          <w:ins w:id="401" w:author="Dr Musa A. Bashir" w:date="2021-12-28T14:14:00Z"/>
        </w:rPr>
      </w:pPr>
      <w:ins w:id="402" w:author="Dr Musa A. Bashir" w:date="2021-12-28T14:14:00Z">
        <w:r>
          <w:lastRenderedPageBreak/>
          <w:t xml:space="preserve">67. </w:t>
        </w:r>
        <w:r>
          <w:tab/>
        </w:r>
        <w:proofErr w:type="spellStart"/>
        <w:r>
          <w:t>Puepet</w:t>
        </w:r>
        <w:proofErr w:type="spellEnd"/>
        <w:r>
          <w:t xml:space="preserve"> FH, </w:t>
        </w:r>
        <w:proofErr w:type="spellStart"/>
        <w:r>
          <w:t>Ohwovoriole</w:t>
        </w:r>
        <w:proofErr w:type="spellEnd"/>
        <w:r>
          <w:t xml:space="preserve"> AE. Prevalence of risk factors for diabetes mellitus in a non-diabetic population in Jos, Nigeria. Nigerian Journal of Medicine: Journal of the National Association of Resident Doctors of Nigeria. 2008 Jan-Mar</w:t>
        </w:r>
        <w:proofErr w:type="gramStart"/>
        <w:r>
          <w:t>;17</w:t>
        </w:r>
        <w:proofErr w:type="gramEnd"/>
        <w:r>
          <w:t xml:space="preserve">(1):71–4. </w:t>
        </w:r>
      </w:ins>
    </w:p>
    <w:p w:rsidR="00241C1B" w:rsidRDefault="00241C1B" w:rsidP="00241C1B">
      <w:pPr>
        <w:pStyle w:val="Bibliography"/>
        <w:rPr>
          <w:ins w:id="403" w:author="Dr Musa A. Bashir" w:date="2021-12-28T14:14:00Z"/>
        </w:rPr>
      </w:pPr>
      <w:ins w:id="404" w:author="Dr Musa A. Bashir" w:date="2021-12-28T14:14:00Z">
        <w:r>
          <w:t xml:space="preserve">68. </w:t>
        </w:r>
        <w:r>
          <w:tab/>
        </w:r>
        <w:proofErr w:type="spellStart"/>
        <w:r>
          <w:t>Rockhill</w:t>
        </w:r>
        <w:proofErr w:type="spellEnd"/>
        <w:r>
          <w:t xml:space="preserve"> B, Newman B, Weinberg C. Use and misuse of population attributable fractions. American Journal of Public Health [Internet]. 1998 Jan [cited 2021 Dec 28]</w:t>
        </w:r>
        <w:proofErr w:type="gramStart"/>
        <w:r>
          <w:t>;88</w:t>
        </w:r>
        <w:proofErr w:type="gramEnd"/>
        <w:r>
          <w:t xml:space="preserve">(1):15–9. Available from: </w:t>
        </w:r>
        <w:r>
          <w:fldChar w:fldCharType="begin"/>
        </w:r>
        <w:r>
          <w:instrText xml:space="preserve"> HYPERLINK "https://www.ncbi.nlm.nih.gov/pmc/articles/PMC1508384/" </w:instrText>
        </w:r>
        <w:r>
          <w:fldChar w:fldCharType="separate"/>
        </w:r>
        <w:r>
          <w:rPr>
            <w:rStyle w:val="Hyperlink"/>
            <w:u w:val="single"/>
          </w:rPr>
          <w:t>https://www.ncbi.nlm.nih.gov/pmc/articles/PMC1508384/</w:t>
        </w:r>
        <w:r>
          <w:fldChar w:fldCharType="end"/>
        </w:r>
      </w:ins>
    </w:p>
    <w:p w:rsidR="00241C1B" w:rsidRDefault="00241C1B" w:rsidP="00241C1B">
      <w:pPr>
        <w:pStyle w:val="Bibliography"/>
        <w:rPr>
          <w:ins w:id="405" w:author="Dr Musa A. Bashir" w:date="2021-12-28T14:14:00Z"/>
        </w:rPr>
      </w:pPr>
      <w:ins w:id="406" w:author="Dr Musa A. Bashir" w:date="2021-12-28T14:14:00Z">
        <w:r>
          <w:t xml:space="preserve">69. </w:t>
        </w:r>
        <w:r>
          <w:tab/>
        </w:r>
        <w:proofErr w:type="spellStart"/>
        <w:r>
          <w:t>Rufa’i</w:t>
        </w:r>
        <w:proofErr w:type="spellEnd"/>
        <w:r>
          <w:t xml:space="preserve"> AA, </w:t>
        </w:r>
        <w:proofErr w:type="spellStart"/>
        <w:r>
          <w:t>Sajoh</w:t>
        </w:r>
        <w:proofErr w:type="spellEnd"/>
        <w:r>
          <w:t xml:space="preserve"> KI, </w:t>
        </w:r>
        <w:proofErr w:type="spellStart"/>
        <w:r>
          <w:t>Oyeyemi</w:t>
        </w:r>
        <w:proofErr w:type="spellEnd"/>
        <w:r>
          <w:t xml:space="preserve"> AL, </w:t>
        </w:r>
        <w:proofErr w:type="spellStart"/>
        <w:r>
          <w:t>Gwani</w:t>
        </w:r>
        <w:proofErr w:type="spellEnd"/>
        <w:r>
          <w:t xml:space="preserve"> AS. Waist Circumference, Waist Hip Ratio and Body Mass Index in Female Undergraduates of a Tertiary Institution in Nigeria: A Cross-sectional Study. 2019</w:t>
        </w:r>
        <w:proofErr w:type="gramStart"/>
        <w:r>
          <w:t>;8</w:t>
        </w:r>
        <w:proofErr w:type="gramEnd"/>
        <w:r>
          <w:t xml:space="preserve">. </w:t>
        </w:r>
      </w:ins>
    </w:p>
    <w:p w:rsidR="00241C1B" w:rsidRDefault="00241C1B" w:rsidP="00241C1B">
      <w:pPr>
        <w:pStyle w:val="Bibliography"/>
        <w:rPr>
          <w:ins w:id="407" w:author="Dr Musa A. Bashir" w:date="2021-12-28T14:14:00Z"/>
        </w:rPr>
      </w:pPr>
      <w:ins w:id="408" w:author="Dr Musa A. Bashir" w:date="2021-12-28T14:14:00Z">
        <w:r>
          <w:t xml:space="preserve">70. </w:t>
        </w:r>
        <w:r>
          <w:tab/>
        </w:r>
        <w:proofErr w:type="spellStart"/>
        <w:r>
          <w:t>Sabir</w:t>
        </w:r>
        <w:proofErr w:type="spellEnd"/>
        <w:r>
          <w:t xml:space="preserve"> AA. GLUCOSE TOLERANCE AMONG RURAL AND URBAN FULANI OF NORTHERN NIGERIA. Faculty of INTERNAL MEDICINE [Internet]. 2008 [cited 2021 Jul 5]; Available from: </w:t>
        </w:r>
        <w:r>
          <w:fldChar w:fldCharType="begin"/>
        </w:r>
        <w:r>
          <w:instrText xml:space="preserve"> HYPERLINK "http://www.dissertation.npmcn.edu.ng/index.php/FMCP/article/view/520" </w:instrText>
        </w:r>
        <w:r>
          <w:fldChar w:fldCharType="separate"/>
        </w:r>
        <w:r>
          <w:rPr>
            <w:rStyle w:val="Hyperlink"/>
            <w:u w:val="single"/>
          </w:rPr>
          <w:t>http://www.dissertation.npmcn.edu.ng/index.php/FMCP/article/view/520</w:t>
        </w:r>
        <w:r>
          <w:fldChar w:fldCharType="end"/>
        </w:r>
      </w:ins>
    </w:p>
    <w:p w:rsidR="00241C1B" w:rsidRDefault="00241C1B" w:rsidP="00241C1B">
      <w:pPr>
        <w:pStyle w:val="Bibliography"/>
        <w:rPr>
          <w:ins w:id="409" w:author="Dr Musa A. Bashir" w:date="2021-12-28T14:14:00Z"/>
        </w:rPr>
      </w:pPr>
      <w:ins w:id="410" w:author="Dr Musa A. Bashir" w:date="2021-12-28T14:14:00Z">
        <w:r>
          <w:t xml:space="preserve">71. </w:t>
        </w:r>
        <w:r>
          <w:tab/>
        </w:r>
        <w:proofErr w:type="spellStart"/>
        <w:r>
          <w:t>Sabir</w:t>
        </w:r>
        <w:proofErr w:type="spellEnd"/>
        <w:r>
          <w:t xml:space="preserve"> AA, </w:t>
        </w:r>
        <w:proofErr w:type="spellStart"/>
        <w:r>
          <w:t>Jimoh</w:t>
        </w:r>
        <w:proofErr w:type="spellEnd"/>
        <w:r>
          <w:t xml:space="preserve"> A, </w:t>
        </w:r>
        <w:proofErr w:type="spellStart"/>
        <w:r>
          <w:t>Iwuala</w:t>
        </w:r>
        <w:proofErr w:type="spellEnd"/>
        <w:r>
          <w:t xml:space="preserve"> SO, </w:t>
        </w:r>
        <w:proofErr w:type="spellStart"/>
        <w:r>
          <w:t>Isezuo</w:t>
        </w:r>
        <w:proofErr w:type="spellEnd"/>
        <w:r>
          <w:t xml:space="preserve"> SA, </w:t>
        </w:r>
        <w:proofErr w:type="spellStart"/>
        <w:r>
          <w:t>Bilbis</w:t>
        </w:r>
        <w:proofErr w:type="spellEnd"/>
        <w:r>
          <w:t xml:space="preserve"> LS, </w:t>
        </w:r>
        <w:proofErr w:type="spellStart"/>
        <w:r>
          <w:t>Aminu</w:t>
        </w:r>
        <w:proofErr w:type="spellEnd"/>
        <w:r>
          <w:t xml:space="preserve"> KU, et al. Metabolic syndrome in urban city of North-Western Nigeria: Prevalence and determinants. Pan African Medical Journal. 2016</w:t>
        </w:r>
        <w:proofErr w:type="gramStart"/>
        <w:r>
          <w:t>;23</w:t>
        </w:r>
        <w:proofErr w:type="gramEnd"/>
        <w:r>
          <w:t xml:space="preserve">. </w:t>
        </w:r>
      </w:ins>
    </w:p>
    <w:p w:rsidR="00241C1B" w:rsidRDefault="00241C1B" w:rsidP="00241C1B">
      <w:pPr>
        <w:pStyle w:val="Bibliography"/>
        <w:rPr>
          <w:ins w:id="411" w:author="Dr Musa A. Bashir" w:date="2021-12-28T14:14:00Z"/>
        </w:rPr>
      </w:pPr>
      <w:ins w:id="412" w:author="Dr Musa A. Bashir" w:date="2021-12-28T14:14:00Z">
        <w:r>
          <w:t xml:space="preserve">72. </w:t>
        </w:r>
        <w:r>
          <w:tab/>
        </w:r>
        <w:proofErr w:type="spellStart"/>
        <w:r>
          <w:t>Sani</w:t>
        </w:r>
        <w:proofErr w:type="spellEnd"/>
        <w:r>
          <w:t xml:space="preserve"> MU, </w:t>
        </w:r>
        <w:proofErr w:type="spellStart"/>
        <w:r>
          <w:t>Wahab</w:t>
        </w:r>
        <w:proofErr w:type="spellEnd"/>
        <w:r>
          <w:t xml:space="preserve"> KW, Yusuf BO, </w:t>
        </w:r>
        <w:proofErr w:type="spellStart"/>
        <w:r>
          <w:t>Gbadamosi</w:t>
        </w:r>
        <w:proofErr w:type="spellEnd"/>
        <w:r>
          <w:t xml:space="preserve"> M, Johnson OV, </w:t>
        </w:r>
        <w:proofErr w:type="spellStart"/>
        <w:r>
          <w:t>Gbadamosi</w:t>
        </w:r>
        <w:proofErr w:type="spellEnd"/>
        <w:r>
          <w:t xml:space="preserve"> A. Modifiable cardiovascular risk factors among apparently healthy adult Nigerian population - a cross sectional study. BMC Research Notes. 2010</w:t>
        </w:r>
        <w:proofErr w:type="gramStart"/>
        <w:r>
          <w:t>;3</w:t>
        </w:r>
        <w:proofErr w:type="gramEnd"/>
        <w:r>
          <w:t xml:space="preserve">(1):11. </w:t>
        </w:r>
      </w:ins>
    </w:p>
    <w:p w:rsidR="00241C1B" w:rsidRDefault="00241C1B" w:rsidP="00241C1B">
      <w:pPr>
        <w:pStyle w:val="Bibliography"/>
        <w:rPr>
          <w:ins w:id="413" w:author="Dr Musa A. Bashir" w:date="2021-12-28T14:14:00Z"/>
        </w:rPr>
      </w:pPr>
      <w:ins w:id="414" w:author="Dr Musa A. Bashir" w:date="2021-12-28T14:14:00Z">
        <w:r>
          <w:t xml:space="preserve">73. </w:t>
        </w:r>
        <w:r>
          <w:tab/>
          <w:t xml:space="preserve">Sola AO, Steven AO, </w:t>
        </w:r>
        <w:proofErr w:type="spellStart"/>
        <w:r>
          <w:t>Kayode</w:t>
        </w:r>
        <w:proofErr w:type="spellEnd"/>
        <w:r>
          <w:t xml:space="preserve"> JA, </w:t>
        </w:r>
        <w:proofErr w:type="spellStart"/>
        <w:r>
          <w:t>Olayinka</w:t>
        </w:r>
        <w:proofErr w:type="spellEnd"/>
        <w:r>
          <w:t xml:space="preserve"> AO. Underweight, overweight and obesity in adults Nigerians living in rural and urban communities of Benue State. Annals of African Medicine. 2011 Jan</w:t>
        </w:r>
        <w:proofErr w:type="gramStart"/>
        <w:r>
          <w:t>;10</w:t>
        </w:r>
        <w:proofErr w:type="gramEnd"/>
        <w:r>
          <w:t xml:space="preserve">(2):139. </w:t>
        </w:r>
      </w:ins>
    </w:p>
    <w:p w:rsidR="00241C1B" w:rsidRDefault="00241C1B" w:rsidP="00241C1B">
      <w:pPr>
        <w:pStyle w:val="Bibliography"/>
        <w:rPr>
          <w:ins w:id="415" w:author="Dr Musa A. Bashir" w:date="2021-12-28T14:14:00Z"/>
        </w:rPr>
      </w:pPr>
      <w:ins w:id="416" w:author="Dr Musa A. Bashir" w:date="2021-12-28T14:14:00Z">
        <w:r>
          <w:t xml:space="preserve">74. </w:t>
        </w:r>
        <w:r>
          <w:tab/>
        </w:r>
        <w:proofErr w:type="spellStart"/>
        <w:r>
          <w:t>Ulasi</w:t>
        </w:r>
        <w:proofErr w:type="spellEnd"/>
        <w:r>
          <w:t xml:space="preserve"> II, </w:t>
        </w:r>
        <w:proofErr w:type="spellStart"/>
        <w:r>
          <w:t>Ijoma</w:t>
        </w:r>
        <w:proofErr w:type="spellEnd"/>
        <w:r>
          <w:t xml:space="preserve"> CK, </w:t>
        </w:r>
        <w:proofErr w:type="spellStart"/>
        <w:r>
          <w:t>Onodugo</w:t>
        </w:r>
        <w:proofErr w:type="spellEnd"/>
        <w:r>
          <w:t xml:space="preserve"> OD. A community-based study of hypertension and cardio-metabolic syndrome in semi-urban and rural communities in Nigeria. BMC Health Services Research. 2010 Mar</w:t>
        </w:r>
        <w:proofErr w:type="gramStart"/>
        <w:r>
          <w:t>;10</w:t>
        </w:r>
        <w:proofErr w:type="gramEnd"/>
        <w:r>
          <w:t xml:space="preserve">(1):71. </w:t>
        </w:r>
      </w:ins>
    </w:p>
    <w:p w:rsidR="00360AD0" w:rsidDel="008B513F" w:rsidRDefault="003C67DE" w:rsidP="00241C1B">
      <w:pPr>
        <w:pStyle w:val="Bibliography"/>
        <w:rPr>
          <w:del w:id="417" w:author="Dr Musa A. Bashir" w:date="2021-12-28T13:49:00Z"/>
        </w:rPr>
      </w:pPr>
      <w:del w:id="418" w:author="Dr Musa A. Bashir" w:date="2021-12-28T14:14:00Z">
        <w:r w:rsidDel="00241C1B">
          <w:tab/>
        </w:r>
      </w:del>
      <w:bookmarkStart w:id="419" w:name="ref-WDIWorldIncome"/>
      <w:bookmarkStart w:id="420" w:name="ref-owolabiDominantModifiableRisk2018"/>
      <w:bookmarkStart w:id="421" w:name="ref-yusufEffectPotentiallyModifiable2004"/>
      <w:bookmarkStart w:id="422" w:name="ref-freemantleHowStrongAssociation2008"/>
      <w:bookmarkStart w:id="423" w:name="ref-alkaliTertiaryHospitalStandards2020"/>
      <w:bookmarkStart w:id="424" w:name="ref-NASSSupportsTax2021"/>
      <w:bookmarkStart w:id="425" w:name="ref-isezuoRegistryAcuteCoronary"/>
      <w:bookmarkStart w:id="426" w:name="ref-rockhillUseMisusePopulation1998"/>
      <w:bookmarkEnd w:id="419"/>
      <w:bookmarkEnd w:id="420"/>
      <w:bookmarkEnd w:id="421"/>
      <w:bookmarkEnd w:id="422"/>
      <w:bookmarkEnd w:id="423"/>
      <w:bookmarkEnd w:id="424"/>
      <w:bookmarkEnd w:id="425"/>
      <w:bookmarkEnd w:id="426"/>
      <w:del w:id="427" w:author="Dr Musa A. Bashir" w:date="2021-12-28T13:49:00Z">
        <w:r w:rsidDel="008B513F">
          <w:delText xml:space="preserve">Lemieux S, Prud’homme D, Bouchard C, Tremblay A, Després JP. Sex differences in the relation of visceral adipose tissue accumulation to total body fatness. The American Journal of Clinical Nutrition. 1993 Oct;58(4):463–7. </w:delText>
        </w:r>
      </w:del>
    </w:p>
    <w:p w:rsidR="00360AD0" w:rsidDel="008B513F" w:rsidRDefault="003C67DE" w:rsidP="008B513F">
      <w:pPr>
        <w:pStyle w:val="Bibliography"/>
        <w:rPr>
          <w:del w:id="428" w:author="Dr Musa A. Bashir" w:date="2021-12-28T13:49:00Z"/>
        </w:rPr>
      </w:pPr>
      <w:bookmarkStart w:id="429" w:name="Xd937c885f56332448bc6587cd4bae3af6e14c3c"/>
      <w:bookmarkEnd w:id="267"/>
      <w:del w:id="430" w:author="Dr Musa A. Bashir" w:date="2021-12-28T13:49:00Z">
        <w:r w:rsidDel="008B513F">
          <w:delText xml:space="preserve">2. </w:delText>
        </w:r>
        <w:r w:rsidDel="008B513F">
          <w:tab/>
          <w:delText xml:space="preserve">WHO Consultation on Obesity (1999: Geneva S, Organization WH. Obesity : preventing and managing the global epidemic : report of a WHO consultation [Internet]. World Health Organization; 2000 [cited 2021 Sep 3]. Available from: </w:delText>
        </w:r>
        <w:r w:rsidR="00292B4E" w:rsidDel="008B513F">
          <w:fldChar w:fldCharType="begin"/>
        </w:r>
        <w:r w:rsidR="00292B4E" w:rsidDel="008B513F">
          <w:delInstrText xml:space="preserve"> HYPERLINK "https://apps.who.int/iris/handle/10665/42330" \h </w:delInstrText>
        </w:r>
        <w:r w:rsidR="00292B4E" w:rsidDel="008B513F">
          <w:fldChar w:fldCharType="separate"/>
        </w:r>
        <w:r w:rsidDel="008B513F">
          <w:rPr>
            <w:rStyle w:val="Hyperlink"/>
          </w:rPr>
          <w:delText>https://apps.who.int/iris/handle/10665/42330</w:delText>
        </w:r>
        <w:r w:rsidR="00292B4E" w:rsidDel="008B513F">
          <w:rPr>
            <w:rStyle w:val="Hyperlink"/>
          </w:rPr>
          <w:fldChar w:fldCharType="end"/>
        </w:r>
      </w:del>
    </w:p>
    <w:p w:rsidR="00360AD0" w:rsidDel="008B513F" w:rsidRDefault="003C67DE" w:rsidP="008B513F">
      <w:pPr>
        <w:pStyle w:val="Bibliography"/>
        <w:rPr>
          <w:del w:id="431" w:author="Dr Musa A. Bashir" w:date="2021-12-28T13:49:00Z"/>
        </w:rPr>
      </w:pPr>
      <w:bookmarkStart w:id="432" w:name="Xb459984df097ec9b4dc9c10568539df1a6cb241"/>
      <w:bookmarkEnd w:id="429"/>
      <w:del w:id="433" w:author="Dr Musa A. Bashir" w:date="2021-12-28T13:49:00Z">
        <w:r w:rsidDel="008B513F">
          <w:delText xml:space="preserve">3. </w:delText>
        </w:r>
        <w:r w:rsidDel="008B513F">
          <w:tab/>
          <w:delText xml:space="preserve">Pouliot MC, Després JP, Lemieux S, Moorjani S, Bouchard C, Tremblay A, et al. Waist circumference and abdominal sagittal diameter: Best simple anthropometric indexes of abdominal visceral adipose tissue accumulation and related cardiovascular risk in men and women. The American Journal of Cardiology. 1994 Mar;73(7):460–8. </w:delText>
        </w:r>
      </w:del>
    </w:p>
    <w:p w:rsidR="00360AD0" w:rsidDel="008B513F" w:rsidRDefault="003C67DE" w:rsidP="008B513F">
      <w:pPr>
        <w:pStyle w:val="Bibliography"/>
        <w:rPr>
          <w:del w:id="434" w:author="Dr Musa A. Bashir" w:date="2021-12-28T13:49:00Z"/>
        </w:rPr>
      </w:pPr>
      <w:bookmarkStart w:id="435" w:name="X8fe7c22924e527b4362065dc92d94532645f30f"/>
      <w:bookmarkEnd w:id="432"/>
      <w:del w:id="436" w:author="Dr Musa A. Bashir" w:date="2021-12-28T13:49:00Z">
        <w:r w:rsidDel="008B513F">
          <w:lastRenderedPageBreak/>
          <w:delText xml:space="preserve">4. </w:delText>
        </w:r>
        <w:r w:rsidDel="008B513F">
          <w:tab/>
          <w:delText xml:space="preserve">Expert Panel on Detection, Evaluation, and Treatment of High Blood Cholesterol in Adults. Executive Summary of the Third Report of the National Cholesterol Education Program (NCEP) Expert Panel on Detection, Evaluation, and Treatment of High Blood Cholesterol in Adults (Adult Treatment Panel III). JAMA: The Journal of the American Medical Association. 2001 May;285(19):2486–97. </w:delText>
        </w:r>
      </w:del>
    </w:p>
    <w:p w:rsidR="00360AD0" w:rsidDel="008B513F" w:rsidRDefault="003C67DE" w:rsidP="008B513F">
      <w:pPr>
        <w:pStyle w:val="Bibliography"/>
        <w:rPr>
          <w:del w:id="437" w:author="Dr Musa A. Bashir" w:date="2021-12-28T13:49:00Z"/>
        </w:rPr>
      </w:pPr>
      <w:bookmarkStart w:id="438" w:name="ref-albertiMetabolicSyndromeNew2006"/>
      <w:bookmarkEnd w:id="435"/>
      <w:del w:id="439" w:author="Dr Musa A. Bashir" w:date="2021-12-28T13:49:00Z">
        <w:r w:rsidDel="008B513F">
          <w:delText xml:space="preserve">5. </w:delText>
        </w:r>
        <w:r w:rsidDel="008B513F">
          <w:tab/>
          <w:delText xml:space="preserve">Alberti KGMM, Zimmet P, Shaw J. Metabolic syndromea new world-wide definition. A Consensus Statement from the International Diabetes Federation. Diabetic Medicine. 2006;23(5):469–80. </w:delText>
        </w:r>
      </w:del>
    </w:p>
    <w:p w:rsidR="00360AD0" w:rsidDel="008B513F" w:rsidRDefault="003C67DE" w:rsidP="008B513F">
      <w:pPr>
        <w:pStyle w:val="Bibliography"/>
        <w:rPr>
          <w:del w:id="440" w:author="Dr Musa A. Bashir" w:date="2021-12-28T13:49:00Z"/>
        </w:rPr>
      </w:pPr>
      <w:bookmarkStart w:id="441" w:name="ref-wongGlobalRegionalTimetrend2020"/>
      <w:bookmarkEnd w:id="438"/>
      <w:del w:id="442" w:author="Dr Musa A. Bashir" w:date="2021-12-28T13:49:00Z">
        <w:r w:rsidDel="008B513F">
          <w:delText xml:space="preserve">6. </w:delText>
        </w:r>
        <w:r w:rsidDel="008B513F">
          <w:tab/>
          <w:delText xml:space="preserve">Wong MCS, Huang J, Wang J, Chan PSF, Lok V, Chen X, et al. Global, regional and time-trend prevalence of central obesity: A systematic review and meta-analysis of 13.2 million subjects. European Journal of Epidemiology. 2020;35(7):673–83. </w:delText>
        </w:r>
      </w:del>
    </w:p>
    <w:p w:rsidR="00360AD0" w:rsidDel="008B513F" w:rsidRDefault="003C67DE" w:rsidP="008B513F">
      <w:pPr>
        <w:pStyle w:val="Bibliography"/>
        <w:rPr>
          <w:del w:id="443" w:author="Dr Musa A. Bashir" w:date="2021-12-28T13:49:00Z"/>
        </w:rPr>
      </w:pPr>
      <w:bookmarkStart w:id="444" w:name="ref-jayediCentralFatnessRisk2020"/>
      <w:bookmarkEnd w:id="441"/>
      <w:del w:id="445" w:author="Dr Musa A. Bashir" w:date="2021-12-28T13:49:00Z">
        <w:r w:rsidDel="008B513F">
          <w:delText xml:space="preserve">7. </w:delText>
        </w:r>
        <w:r w:rsidDel="008B513F">
          <w:tab/>
          <w:delText xml:space="preserve">Jayedi A, Soltani S, Zargar MS, Khan TA, Shab-Bidar S. Central fatness and risk of all cause mortality: Systematic review and dose-response meta-analysis of 72 prospective cohort studies. BMJ (Clinical research ed). 2020 Sep;370:m3324. </w:delText>
        </w:r>
      </w:del>
    </w:p>
    <w:p w:rsidR="00360AD0" w:rsidDel="008B513F" w:rsidRDefault="003C67DE" w:rsidP="008B513F">
      <w:pPr>
        <w:pStyle w:val="Bibliography"/>
        <w:rPr>
          <w:del w:id="446" w:author="Dr Musa A. Bashir" w:date="2021-12-28T13:49:00Z"/>
        </w:rPr>
      </w:pPr>
      <w:bookmarkStart w:id="447" w:name="ref-seoWaistCircumference1022017"/>
      <w:bookmarkEnd w:id="444"/>
      <w:del w:id="448" w:author="Dr Musa A. Bashir" w:date="2021-12-28T13:49:00Z">
        <w:r w:rsidDel="008B513F">
          <w:delText xml:space="preserve">8. </w:delText>
        </w:r>
        <w:r w:rsidDel="008B513F">
          <w:tab/>
          <w:delText xml:space="preserve">Seo D-C, Choe S, Torabi MR. Is waist circumference </w:delText>
        </w:r>
        <m:oMath>
          <m:r>
            <m:rPr>
              <m:sty m:val="p"/>
            </m:rPr>
            <w:rPr>
              <w:rFonts w:ascii="Cambria Math" w:hAnsi="Cambria Math"/>
            </w:rPr>
            <m:t>≥</m:t>
          </m:r>
        </m:oMath>
        <w:r w:rsidDel="008B513F">
          <w:delText xml:space="preserve">102/88cm better than body mass index </w:delText>
        </w:r>
        <m:oMath>
          <m:r>
            <m:rPr>
              <m:sty m:val="p"/>
            </m:rPr>
            <w:rPr>
              <w:rFonts w:ascii="Cambria Math" w:hAnsi="Cambria Math"/>
            </w:rPr>
            <m:t>≥</m:t>
          </m:r>
        </m:oMath>
        <w:r w:rsidDel="008B513F">
          <w:delText xml:space="preserve">30 to predict hypertension and diabetes development regardless of gender, age group, and race/ethnicity? Meta-analysis. Preventive Medicine. 2017 Apr;97:100–8. </w:delText>
        </w:r>
      </w:del>
    </w:p>
    <w:p w:rsidR="00360AD0" w:rsidDel="008B513F" w:rsidRDefault="003C67DE" w:rsidP="008B513F">
      <w:pPr>
        <w:pStyle w:val="Bibliography"/>
        <w:rPr>
          <w:del w:id="449" w:author="Dr Musa A. Bashir" w:date="2021-12-28T13:49:00Z"/>
        </w:rPr>
      </w:pPr>
      <w:bookmarkStart w:id="450" w:name="X4b811e9c15cbfc778ae22e5e444e5787c1ae11e"/>
      <w:bookmarkEnd w:id="447"/>
      <w:del w:id="451" w:author="Dr Musa A. Bashir" w:date="2021-12-28T13:49:00Z">
        <w:r w:rsidDel="008B513F">
          <w:delText xml:space="preserve">9. </w:delText>
        </w:r>
        <w:r w:rsidDel="008B513F">
          <w:tab/>
          <w:delText xml:space="preserve">Stroup DF, Berlin JA, Morton SC, Olkin I, Williamson GD, Rennie D, et al. Meta-analysis of observational studies in epidemiology: A proposal for reporting. Meta-analysis Of Observational Studies in Epidemiology (MOOSE) group. JAMA. 2000 Apr;283(15):2008–12. </w:delText>
        </w:r>
      </w:del>
    </w:p>
    <w:p w:rsidR="00360AD0" w:rsidDel="008B513F" w:rsidRDefault="003C67DE" w:rsidP="008B513F">
      <w:pPr>
        <w:pStyle w:val="Bibliography"/>
        <w:rPr>
          <w:del w:id="452" w:author="Dr Musa A. Bashir" w:date="2021-12-28T13:49:00Z"/>
        </w:rPr>
      </w:pPr>
      <w:bookmarkStart w:id="453" w:name="ref-udoNigeria2020"/>
      <w:bookmarkEnd w:id="450"/>
      <w:del w:id="454" w:author="Dr Musa A. Bashir" w:date="2021-12-28T13:49:00Z">
        <w:r w:rsidDel="008B513F">
          <w:delText xml:space="preserve">10. </w:delText>
        </w:r>
        <w:r w:rsidDel="008B513F">
          <w:tab/>
          <w:delText xml:space="preserve">Udo KR, Ajayi JFA, Kirk-Greene AHM, Falola TO. Nigeria. Encyclopedia Britannica [Internet]. 2020 [cited 2021 Jul 5]; Available from: </w:delText>
        </w:r>
        <w:r w:rsidR="00292B4E" w:rsidDel="008B513F">
          <w:fldChar w:fldCharType="begin"/>
        </w:r>
        <w:r w:rsidR="00292B4E" w:rsidDel="008B513F">
          <w:delInstrText xml:space="preserve"> HYPERLINK "https://www.britannica.com/place/Nigeria" \h </w:delInstrText>
        </w:r>
        <w:r w:rsidR="00292B4E" w:rsidDel="008B513F">
          <w:fldChar w:fldCharType="separate"/>
        </w:r>
        <w:r w:rsidDel="008B513F">
          <w:rPr>
            <w:rStyle w:val="Hyperlink"/>
          </w:rPr>
          <w:delText>https://www.britannica.com/place/Nigeria</w:delText>
        </w:r>
        <w:r w:rsidR="00292B4E" w:rsidDel="008B513F">
          <w:rPr>
            <w:rStyle w:val="Hyperlink"/>
          </w:rPr>
          <w:fldChar w:fldCharType="end"/>
        </w:r>
      </w:del>
    </w:p>
    <w:p w:rsidR="00360AD0" w:rsidDel="008B513F" w:rsidRDefault="003C67DE" w:rsidP="008B513F">
      <w:pPr>
        <w:pStyle w:val="Bibliography"/>
        <w:rPr>
          <w:del w:id="455" w:author="Dr Musa A. Bashir" w:date="2021-12-28T13:49:00Z"/>
        </w:rPr>
      </w:pPr>
      <w:bookmarkStart w:id="456" w:name="X2dcefc722b4cbbd5cb6fc0559c6b855f46003cb"/>
      <w:bookmarkEnd w:id="453"/>
      <w:del w:id="457" w:author="Dr Musa A. Bashir" w:date="2021-12-28T13:49:00Z">
        <w:r w:rsidDel="008B513F">
          <w:delText xml:space="preserve">11. </w:delText>
        </w:r>
        <w:r w:rsidDel="008B513F">
          <w:tab/>
          <w:delText xml:space="preserve">UNFPA - United Nations Population Fund. UNFPA - United Nations Population Fund [Internet]. 2021 [cited 2021 Jul 5]. Available from: </w:delText>
        </w:r>
        <w:r w:rsidR="00292B4E" w:rsidDel="008B513F">
          <w:fldChar w:fldCharType="begin"/>
        </w:r>
        <w:r w:rsidR="00292B4E" w:rsidDel="008B513F">
          <w:delInstrText xml:space="preserve"> HYPERLINK "https://www.unfpa.org/" \h </w:delInstrText>
        </w:r>
        <w:r w:rsidR="00292B4E" w:rsidDel="008B513F">
          <w:fldChar w:fldCharType="separate"/>
        </w:r>
        <w:r w:rsidDel="008B513F">
          <w:rPr>
            <w:rStyle w:val="Hyperlink"/>
          </w:rPr>
          <w:delText>https://www.unfpa.org/</w:delText>
        </w:r>
        <w:r w:rsidR="00292B4E" w:rsidDel="008B513F">
          <w:rPr>
            <w:rStyle w:val="Hyperlink"/>
          </w:rPr>
          <w:fldChar w:fldCharType="end"/>
        </w:r>
      </w:del>
    </w:p>
    <w:p w:rsidR="00360AD0" w:rsidDel="008B513F" w:rsidRDefault="003C67DE" w:rsidP="008B513F">
      <w:pPr>
        <w:pStyle w:val="Bibliography"/>
        <w:rPr>
          <w:del w:id="458" w:author="Dr Musa A. Bashir" w:date="2021-12-28T13:49:00Z"/>
        </w:rPr>
      </w:pPr>
      <w:bookmarkStart w:id="459" w:name="X668eba16150204c29153bc7ccada4d61d6de823"/>
      <w:bookmarkEnd w:id="456"/>
      <w:del w:id="460" w:author="Dr Musa A. Bashir" w:date="2021-12-28T13:49:00Z">
        <w:r w:rsidDel="008B513F">
          <w:delText xml:space="preserve">12. </w:delText>
        </w:r>
        <w:r w:rsidDel="008B513F">
          <w:tab/>
          <w:delText xml:space="preserve">Joanna Briggs Institute. Joanna Briggs Institute Critical Appraisal Checklist for Prevalence Studies [Internet]. Joanna Briggs Institute; 2017. Available from: </w:delText>
        </w:r>
        <w:r w:rsidR="00292B4E" w:rsidDel="008B513F">
          <w:fldChar w:fldCharType="begin"/>
        </w:r>
        <w:r w:rsidR="00292B4E" w:rsidDel="008B513F">
          <w:delInstrText xml:space="preserve"> HYPERLINK "https://jbi.global/sites/default/files/2019-05/JBI_Critical_Appraisal-Checklist_for_Prevalence_Studies2017_0.pdf" \h </w:delInstrText>
        </w:r>
        <w:r w:rsidR="00292B4E" w:rsidDel="008B513F">
          <w:fldChar w:fldCharType="separate"/>
        </w:r>
        <w:r w:rsidDel="008B513F">
          <w:rPr>
            <w:rStyle w:val="Hyperlink"/>
          </w:rPr>
          <w:delText>https://jbi.global/sites/default/files/2019-05/JBI_Critical_Appraisal-Checklist_for_Prevalence_Studies2017_0.pdf</w:delText>
        </w:r>
        <w:r w:rsidR="00292B4E" w:rsidDel="008B513F">
          <w:rPr>
            <w:rStyle w:val="Hyperlink"/>
          </w:rPr>
          <w:fldChar w:fldCharType="end"/>
        </w:r>
      </w:del>
    </w:p>
    <w:p w:rsidR="00360AD0" w:rsidDel="008B513F" w:rsidRDefault="003C67DE" w:rsidP="008B513F">
      <w:pPr>
        <w:pStyle w:val="Bibliography"/>
        <w:rPr>
          <w:del w:id="461" w:author="Dr Musa A. Bashir" w:date="2021-12-28T13:49:00Z"/>
        </w:rPr>
      </w:pPr>
      <w:bookmarkStart w:id="462" w:name="X7d7144c0a52ec3594cffc5fec0f425498533505"/>
      <w:bookmarkEnd w:id="459"/>
      <w:del w:id="463" w:author="Dr Musa A. Bashir" w:date="2021-12-28T13:49:00Z">
        <w:r w:rsidDel="008B513F">
          <w:delText xml:space="preserve">13. </w:delText>
        </w:r>
        <w:r w:rsidDel="008B513F">
          <w:tab/>
          <w:delText xml:space="preserve">R Core Team. R: A language and environment for statistical computing [Internet]. Vienna, Austria: R Foundation for Statistical Computing; 2021 [cited 2021 Jun 16]. Available from: </w:delText>
        </w:r>
        <w:r w:rsidR="00292B4E" w:rsidDel="008B513F">
          <w:fldChar w:fldCharType="begin"/>
        </w:r>
        <w:r w:rsidR="00292B4E" w:rsidDel="008B513F">
          <w:delInstrText xml:space="preserve"> HYPERLINK "https://www.r-project.org/" \h </w:delInstrText>
        </w:r>
        <w:r w:rsidR="00292B4E" w:rsidDel="008B513F">
          <w:fldChar w:fldCharType="separate"/>
        </w:r>
        <w:r w:rsidDel="008B513F">
          <w:rPr>
            <w:rStyle w:val="Hyperlink"/>
          </w:rPr>
          <w:delText>https://www.r-project.org/</w:delText>
        </w:r>
        <w:r w:rsidR="00292B4E" w:rsidDel="008B513F">
          <w:rPr>
            <w:rStyle w:val="Hyperlink"/>
          </w:rPr>
          <w:fldChar w:fldCharType="end"/>
        </w:r>
      </w:del>
    </w:p>
    <w:p w:rsidR="00360AD0" w:rsidDel="008B513F" w:rsidRDefault="003C67DE" w:rsidP="008B513F">
      <w:pPr>
        <w:pStyle w:val="Bibliography"/>
        <w:rPr>
          <w:del w:id="464" w:author="Dr Musa A. Bashir" w:date="2021-12-28T13:49:00Z"/>
        </w:rPr>
      </w:pPr>
      <w:bookmarkStart w:id="465" w:name="Xc342369ce2ac7dbc7446894982dfdf1c82b6ac3"/>
      <w:bookmarkEnd w:id="462"/>
      <w:del w:id="466" w:author="Dr Musa A. Bashir" w:date="2021-12-28T13:49:00Z">
        <w:r w:rsidDel="008B513F">
          <w:delText xml:space="preserve">14. </w:delText>
        </w:r>
        <w:r w:rsidDel="008B513F">
          <w:tab/>
          <w:delText xml:space="preserve">Viechtbauer W. Conducting meta-analyses in with the metafor package. Journal of Statistical Software [Internet]. 2010;36(3):1–48. Available from: </w:delText>
        </w:r>
        <w:r w:rsidR="00292B4E" w:rsidDel="008B513F">
          <w:fldChar w:fldCharType="begin"/>
        </w:r>
        <w:r w:rsidR="00292B4E" w:rsidDel="008B513F">
          <w:delInstrText xml:space="preserve"> HYPERLINK "https://doi.org/10.18637/jss.v036.i03" \h </w:delInstrText>
        </w:r>
        <w:r w:rsidR="00292B4E" w:rsidDel="008B513F">
          <w:fldChar w:fldCharType="separate"/>
        </w:r>
        <w:r w:rsidDel="008B513F">
          <w:rPr>
            <w:rStyle w:val="Hyperlink"/>
          </w:rPr>
          <w:delText>https://doi.org/10.18637/jss.v036.i03</w:delText>
        </w:r>
        <w:r w:rsidR="00292B4E" w:rsidDel="008B513F">
          <w:rPr>
            <w:rStyle w:val="Hyperlink"/>
          </w:rPr>
          <w:fldChar w:fldCharType="end"/>
        </w:r>
      </w:del>
    </w:p>
    <w:p w:rsidR="00360AD0" w:rsidDel="008B513F" w:rsidRDefault="003C67DE" w:rsidP="008B513F">
      <w:pPr>
        <w:pStyle w:val="Bibliography"/>
        <w:rPr>
          <w:del w:id="467" w:author="Dr Musa A. Bashir" w:date="2021-12-28T13:49:00Z"/>
        </w:rPr>
      </w:pPr>
      <w:bookmarkStart w:id="468" w:name="X7af5a69b5b667afcd394fa3e65d2f8b50f6fbf3"/>
      <w:bookmarkEnd w:id="465"/>
      <w:del w:id="469" w:author="Dr Musa A. Bashir" w:date="2021-12-28T13:49:00Z">
        <w:r w:rsidDel="008B513F">
          <w:lastRenderedPageBreak/>
          <w:delText xml:space="preserve">15. </w:delText>
        </w:r>
        <w:r w:rsidDel="008B513F">
          <w:tab/>
          <w:delText xml:space="preserve">Sidik K, Jonkman JN. On Constructing Confidence Intervals for a Standardized Mean Difference in Meta-analysis. Communications in Statistics - Simulation and Computation. 2003 Jan;32(4):1191–203. </w:delText>
        </w:r>
      </w:del>
    </w:p>
    <w:p w:rsidR="00360AD0" w:rsidDel="008B513F" w:rsidRDefault="003C67DE" w:rsidP="008B513F">
      <w:pPr>
        <w:pStyle w:val="Bibliography"/>
        <w:rPr>
          <w:del w:id="470" w:author="Dr Musa A. Bashir" w:date="2021-12-28T13:49:00Z"/>
        </w:rPr>
      </w:pPr>
      <w:bookmarkStart w:id="471" w:name="X3bcd033d010f9be8c5602a51c56bb252bb99131"/>
      <w:bookmarkEnd w:id="468"/>
      <w:del w:id="472" w:author="Dr Musa A. Bashir" w:date="2021-12-28T13:49:00Z">
        <w:r w:rsidDel="008B513F">
          <w:delText xml:space="preserve">16. </w:delText>
        </w:r>
        <w:r w:rsidDel="008B513F">
          <w:tab/>
          <w:delText xml:space="preserve">Bashir MA, Yahaya AI, Muhammad M, Yusuf AH. Prevalence of Prehypertension in Nigeria: A Systemic Review and Meta-analysis. International Journal of Epidemiology and Health Sciences. 2021 Aug;2(9). </w:delText>
        </w:r>
      </w:del>
    </w:p>
    <w:p w:rsidR="00360AD0" w:rsidDel="008B513F" w:rsidRDefault="003C67DE" w:rsidP="008B513F">
      <w:pPr>
        <w:pStyle w:val="Bibliography"/>
        <w:rPr>
          <w:del w:id="473" w:author="Dr Musa A. Bashir" w:date="2021-12-28T13:49:00Z"/>
        </w:rPr>
      </w:pPr>
      <w:bookmarkStart w:id="474" w:name="ref-borensteinBasicsMetaanalysisNot2017"/>
      <w:bookmarkEnd w:id="471"/>
      <w:del w:id="475" w:author="Dr Musa A. Bashir" w:date="2021-12-28T13:49:00Z">
        <w:r w:rsidDel="008B513F">
          <w:delText xml:space="preserve">17. </w:delText>
        </w:r>
        <w:r w:rsidDel="008B513F">
          <w:tab/>
          <w:delText xml:space="preserve">Borenstein M, Higgins JPT, Hedges LV, Rothstein HR. Basics of meta-analysis: </w:delText>
        </w:r>
        <w:r w:rsidDel="008B513F">
          <w:rPr>
            <w:i/>
            <w:iCs/>
          </w:rPr>
          <w:delText>I</w:delText>
        </w:r>
        <w:r w:rsidDel="008B513F">
          <w:delText xml:space="preserve"> </w:delText>
        </w:r>
        <w:r w:rsidDel="008B513F">
          <w:rPr>
            <w:vertAlign w:val="superscript"/>
          </w:rPr>
          <w:delText>2</w:delText>
        </w:r>
        <w:r w:rsidDel="008B513F">
          <w:delText xml:space="preserve"> is not an absolute measure of heterogeneity: </w:delText>
        </w:r>
        <w:r w:rsidDel="008B513F">
          <w:rPr>
            <w:i/>
            <w:iCs/>
          </w:rPr>
          <w:delText>I</w:delText>
        </w:r>
        <w:r w:rsidDel="008B513F">
          <w:delText xml:space="preserve"> </w:delText>
        </w:r>
        <w:r w:rsidDel="008B513F">
          <w:rPr>
            <w:vertAlign w:val="superscript"/>
          </w:rPr>
          <w:delText>2</w:delText>
        </w:r>
        <w:r w:rsidDel="008B513F">
          <w:delText xml:space="preserve"> is not an absolute measure of heterogeneity. Research Synthesis Methods. 2017 Mar;8(1):5–18. </w:delText>
        </w:r>
      </w:del>
    </w:p>
    <w:p w:rsidR="00360AD0" w:rsidDel="008B513F" w:rsidRDefault="003C67DE" w:rsidP="008B513F">
      <w:pPr>
        <w:pStyle w:val="Bibliography"/>
        <w:rPr>
          <w:del w:id="476" w:author="Dr Musa A. Bashir" w:date="2021-12-28T13:49:00Z"/>
        </w:rPr>
      </w:pPr>
      <w:bookmarkStart w:id="477" w:name="ref-eggerBiasMetaanalysisDetected1997"/>
      <w:bookmarkEnd w:id="474"/>
      <w:del w:id="478" w:author="Dr Musa A. Bashir" w:date="2021-12-28T13:49:00Z">
        <w:r w:rsidDel="008B513F">
          <w:delText xml:space="preserve">18. </w:delText>
        </w:r>
        <w:r w:rsidDel="008B513F">
          <w:tab/>
          <w:delText xml:space="preserve">Egger M, Davey Smith G, Schneider M, Minder C. Bias in meta-analysis detected by a simple, graphical test. BMJ (Clinical research ed). 1997 Sep;315(7109):629–34. </w:delText>
        </w:r>
      </w:del>
    </w:p>
    <w:p w:rsidR="00360AD0" w:rsidDel="008B513F" w:rsidRDefault="003C67DE" w:rsidP="008B513F">
      <w:pPr>
        <w:pStyle w:val="Bibliography"/>
        <w:rPr>
          <w:del w:id="479" w:author="Dr Musa A. Bashir" w:date="2021-12-28T13:49:00Z"/>
        </w:rPr>
      </w:pPr>
      <w:bookmarkStart w:id="480" w:name="X80a869b416a81406e27f170e60441f3b2ec0945"/>
      <w:bookmarkEnd w:id="477"/>
      <w:del w:id="481" w:author="Dr Musa A. Bashir" w:date="2021-12-28T13:49:00Z">
        <w:r w:rsidDel="008B513F">
          <w:delText xml:space="preserve">19. </w:delText>
        </w:r>
        <w:r w:rsidDel="008B513F">
          <w:tab/>
          <w:delText xml:space="preserve">Alberti Kgmm, Eckel RH, Grundy SM, Zimmet PZ, Cleeman JI, Donato KA, et al. Harmonizing the Metabolic Syndrome. Circulation. 2009 Oct;120(16):1640–5. </w:delText>
        </w:r>
      </w:del>
    </w:p>
    <w:p w:rsidR="00360AD0" w:rsidDel="008B513F" w:rsidRDefault="003C67DE" w:rsidP="008B513F">
      <w:pPr>
        <w:pStyle w:val="Bibliography"/>
        <w:rPr>
          <w:del w:id="482" w:author="Dr Musa A. Bashir" w:date="2021-12-28T13:49:00Z"/>
        </w:rPr>
      </w:pPr>
      <w:bookmarkStart w:id="483" w:name="ref-leanWaistCircumferenceMeasure1995"/>
      <w:bookmarkEnd w:id="480"/>
      <w:del w:id="484" w:author="Dr Musa A. Bashir" w:date="2021-12-28T13:49:00Z">
        <w:r w:rsidDel="008B513F">
          <w:delText xml:space="preserve">20. </w:delText>
        </w:r>
        <w:r w:rsidDel="008B513F">
          <w:tab/>
          <w:delText xml:space="preserve">Lean MEJ, Han TS, Morrison CE. Waist circumference as a measure for indicating need for weight management. BMJ. 1995 Jul;311(6998):158–61. </w:delText>
        </w:r>
      </w:del>
    </w:p>
    <w:p w:rsidR="00360AD0" w:rsidDel="008B513F" w:rsidRDefault="003C67DE" w:rsidP="008B513F">
      <w:pPr>
        <w:pStyle w:val="Bibliography"/>
        <w:rPr>
          <w:del w:id="485" w:author="Dr Musa A. Bashir" w:date="2021-12-28T13:49:00Z"/>
        </w:rPr>
      </w:pPr>
      <w:bookmarkStart w:id="486" w:name="X09488c37ed190e526457801d8e2ab34253601e3"/>
      <w:bookmarkEnd w:id="483"/>
      <w:del w:id="487" w:author="Dr Musa A. Bashir" w:date="2021-12-28T13:49:00Z">
        <w:r w:rsidDel="008B513F">
          <w:delText xml:space="preserve">21. </w:delText>
        </w:r>
        <w:r w:rsidDel="008B513F">
          <w:tab/>
          <w:delText xml:space="preserve">Adeloye D, Ige-Elegbede JO, Ezejimofor M, Owolabi EO, Ezeigwe N, Omoyele C, et al. Estimating the prevalence of overweight and obesity in Nigeria in 2020: A systematic review and meta-analysis. Annals of Medicine. 2021;53(1):495–507. </w:delText>
        </w:r>
      </w:del>
    </w:p>
    <w:p w:rsidR="00360AD0" w:rsidDel="008B513F" w:rsidRDefault="003C67DE" w:rsidP="008B513F">
      <w:pPr>
        <w:pStyle w:val="Bibliography"/>
        <w:rPr>
          <w:del w:id="488" w:author="Dr Musa A. Bashir" w:date="2021-12-28T13:49:00Z"/>
        </w:rPr>
      </w:pPr>
      <w:bookmarkStart w:id="489" w:name="ref-harrerDoingMetaAnalysisHandsOn2021"/>
      <w:bookmarkEnd w:id="486"/>
      <w:del w:id="490" w:author="Dr Musa A. Bashir" w:date="2021-12-28T13:49:00Z">
        <w:r w:rsidDel="008B513F">
          <w:delText xml:space="preserve">22. </w:delText>
        </w:r>
        <w:r w:rsidDel="008B513F">
          <w:tab/>
          <w:delText xml:space="preserve">Harrer M, Cuijpers P, Furukawa TA, Ebert DD. Doing Meta-Analysis with R: A Hands-On Guide [Internet]. First. 2021 [cited 2021 Jul 25]. Available from: </w:delText>
        </w:r>
        <w:r w:rsidR="00292B4E" w:rsidDel="008B513F">
          <w:fldChar w:fldCharType="begin"/>
        </w:r>
        <w:r w:rsidR="00292B4E" w:rsidDel="008B513F">
          <w:delInstrText xml:space="preserve"> HYPERLINK "https://www.routledge.com/Doing-Meta-Analysis-with-R-A-Hands-On-Guide/Harrer-Cuijpers-Furukawa-Ebert/p/book/9780367610074" \h </w:delInstrText>
        </w:r>
        <w:r w:rsidR="00292B4E" w:rsidDel="008B513F">
          <w:fldChar w:fldCharType="separate"/>
        </w:r>
        <w:r w:rsidDel="008B513F">
          <w:rPr>
            <w:rStyle w:val="Hyperlink"/>
          </w:rPr>
          <w:delText>https://www.routledge.com/Doing-Meta-Analysis-with-R-A-Hands-On-Guide/Harrer-Cuijpers-Furukawa-Ebert/p/book/9780367610074</w:delText>
        </w:r>
        <w:r w:rsidR="00292B4E" w:rsidDel="008B513F">
          <w:rPr>
            <w:rStyle w:val="Hyperlink"/>
          </w:rPr>
          <w:fldChar w:fldCharType="end"/>
        </w:r>
      </w:del>
    </w:p>
    <w:p w:rsidR="00360AD0" w:rsidDel="008B513F" w:rsidRDefault="003C67DE" w:rsidP="008B513F">
      <w:pPr>
        <w:pStyle w:val="Bibliography"/>
        <w:rPr>
          <w:del w:id="491" w:author="Dr Musa A. Bashir" w:date="2021-12-28T13:49:00Z"/>
        </w:rPr>
      </w:pPr>
      <w:bookmarkStart w:id="492" w:name="ref-epitoolsEpitoolsSampleSize"/>
      <w:bookmarkEnd w:id="489"/>
      <w:del w:id="493" w:author="Dr Musa A. Bashir" w:date="2021-12-28T13:49:00Z">
        <w:r w:rsidDel="008B513F">
          <w:delText xml:space="preserve">23. </w:delText>
        </w:r>
        <w:r w:rsidDel="008B513F">
          <w:tab/>
          <w:delText xml:space="preserve">EPITOOLS. Epitools - Sample size to estimate a proportion or appar ... [Internet]. [cited 2021 Jul 28]. Available from: </w:delText>
        </w:r>
        <w:r w:rsidR="00292B4E" w:rsidDel="008B513F">
          <w:fldChar w:fldCharType="begin"/>
        </w:r>
        <w:r w:rsidR="00292B4E" w:rsidDel="008B513F">
          <w:delInstrText xml:space="preserve"> HYPERLINK "https://epitools.ausvet.com.au/oneproportion" \h </w:delInstrText>
        </w:r>
        <w:r w:rsidR="00292B4E" w:rsidDel="008B513F">
          <w:fldChar w:fldCharType="separate"/>
        </w:r>
        <w:r w:rsidDel="008B513F">
          <w:rPr>
            <w:rStyle w:val="Hyperlink"/>
          </w:rPr>
          <w:delText>https://epitools.ausvet.com.au/oneproportion</w:delText>
        </w:r>
        <w:r w:rsidR="00292B4E" w:rsidDel="008B513F">
          <w:rPr>
            <w:rStyle w:val="Hyperlink"/>
          </w:rPr>
          <w:fldChar w:fldCharType="end"/>
        </w:r>
      </w:del>
    </w:p>
    <w:p w:rsidR="00360AD0" w:rsidDel="008B513F" w:rsidRDefault="003C67DE" w:rsidP="008B513F">
      <w:pPr>
        <w:pStyle w:val="Bibliography"/>
        <w:rPr>
          <w:del w:id="494" w:author="Dr Musa A. Bashir" w:date="2021-12-28T13:49:00Z"/>
        </w:rPr>
      </w:pPr>
      <w:bookmarkStart w:id="495" w:name="X6c6ebf1f409dd2ab87eea379028cda6cef04383"/>
      <w:bookmarkEnd w:id="492"/>
      <w:del w:id="496" w:author="Dr Musa A. Bashir" w:date="2021-12-28T13:49:00Z">
        <w:r w:rsidDel="008B513F">
          <w:delText xml:space="preserve">24. </w:delText>
        </w:r>
        <w:r w:rsidDel="008B513F">
          <w:tab/>
          <w:delText xml:space="preserve">Adeloye D, Ige-Elegbede JO, Auta A, Ale BM, Ezeigwe N, Omoyele C, et al. Epidemiology of physical inactivity in Nigeria: A systematic review and meta-analysis. Journal of Public Health. 2021 May;(fdab147). </w:delText>
        </w:r>
      </w:del>
    </w:p>
    <w:p w:rsidR="00360AD0" w:rsidDel="008B513F" w:rsidRDefault="003C67DE" w:rsidP="008B513F">
      <w:pPr>
        <w:pStyle w:val="Bibliography"/>
        <w:rPr>
          <w:del w:id="497" w:author="Dr Musa A. Bashir" w:date="2021-12-28T13:49:00Z"/>
        </w:rPr>
      </w:pPr>
      <w:bookmarkStart w:id="498" w:name="Xb8874fc4eea41349139e792f5fae87dce85c728"/>
      <w:bookmarkEnd w:id="495"/>
      <w:del w:id="499" w:author="Dr Musa A. Bashir" w:date="2021-12-28T13:49:00Z">
        <w:r w:rsidDel="008B513F">
          <w:delText xml:space="preserve">25. </w:delText>
        </w:r>
        <w:r w:rsidDel="008B513F">
          <w:tab/>
          <w:delText xml:space="preserve">World Health Organization. Waist circumference and waist-hip ratio : Report of a WHO expert consultation, Geneva, 8-11 December 2008. 2011 [cited 2021 Sep 3]; Available from: </w:delText>
        </w:r>
        <w:r w:rsidR="00292B4E" w:rsidDel="008B513F">
          <w:fldChar w:fldCharType="begin"/>
        </w:r>
        <w:r w:rsidR="00292B4E" w:rsidDel="008B513F">
          <w:delInstrText xml:space="preserve"> HYPERLINK "https://apps.who.int/iris/handle/10665/44583" \h </w:delInstrText>
        </w:r>
        <w:r w:rsidR="00292B4E" w:rsidDel="008B513F">
          <w:fldChar w:fldCharType="separate"/>
        </w:r>
        <w:r w:rsidDel="008B513F">
          <w:rPr>
            <w:rStyle w:val="Hyperlink"/>
          </w:rPr>
          <w:delText>https://apps.who.int/iris/handle/10665/44583</w:delText>
        </w:r>
        <w:r w:rsidR="00292B4E" w:rsidDel="008B513F">
          <w:rPr>
            <w:rStyle w:val="Hyperlink"/>
          </w:rPr>
          <w:fldChar w:fldCharType="end"/>
        </w:r>
      </w:del>
    </w:p>
    <w:p w:rsidR="00360AD0" w:rsidDel="008B513F" w:rsidRDefault="003C67DE" w:rsidP="008B513F">
      <w:pPr>
        <w:pStyle w:val="Bibliography"/>
        <w:rPr>
          <w:del w:id="500" w:author="Dr Musa A. Bashir" w:date="2021-12-28T13:49:00Z"/>
        </w:rPr>
      </w:pPr>
      <w:bookmarkStart w:id="501" w:name="ref-aliyuUrbanizationCitiesHealth2017"/>
      <w:bookmarkEnd w:id="498"/>
      <w:del w:id="502" w:author="Dr Musa A. Bashir" w:date="2021-12-28T13:49:00Z">
        <w:r w:rsidDel="008B513F">
          <w:delText xml:space="preserve">26. </w:delText>
        </w:r>
        <w:r w:rsidDel="008B513F">
          <w:tab/>
          <w:delText xml:space="preserve">Aliyu AA, Amadu L. Urbanization, Cities, and Health: The Challenges to Nigeria  A Review. Annals of African Medicine. 2017;16(4):149–58. </w:delText>
        </w:r>
      </w:del>
    </w:p>
    <w:p w:rsidR="00360AD0" w:rsidDel="008B513F" w:rsidRDefault="003C67DE" w:rsidP="008B513F">
      <w:pPr>
        <w:pStyle w:val="Bibliography"/>
        <w:rPr>
          <w:del w:id="503" w:author="Dr Musa A. Bashir" w:date="2021-12-28T13:49:00Z"/>
        </w:rPr>
      </w:pPr>
      <w:bookmarkStart w:id="504" w:name="ref-mayahInequalityNigeriaExploring2017"/>
      <w:bookmarkEnd w:id="501"/>
      <w:del w:id="505" w:author="Dr Musa A. Bashir" w:date="2021-12-28T13:49:00Z">
        <w:r w:rsidDel="008B513F">
          <w:delText xml:space="preserve">27. </w:delText>
        </w:r>
        <w:r w:rsidDel="008B513F">
          <w:tab/>
          <w:delText xml:space="preserve">Mayah E, Mariotti C, Mere E, Odo CO. Inequality in Nigeria: Exploring the Drivers [Internet]. Oxfam International; 2017 [cited 2021 Sep 12] p. 56. Available from: </w:delText>
        </w:r>
        <w:r w:rsidR="00292B4E" w:rsidDel="008B513F">
          <w:fldChar w:fldCharType="begin"/>
        </w:r>
        <w:r w:rsidR="00292B4E" w:rsidDel="008B513F">
          <w:delInstrText xml:space="preserve"> HYPERLINK "https://www-cdn.oxfam.org/s3fs-public/file_attachments/cr-inequality-in-nigeria-170517-en.pdf" \h </w:delInstrText>
        </w:r>
        <w:r w:rsidR="00292B4E" w:rsidDel="008B513F">
          <w:fldChar w:fldCharType="separate"/>
        </w:r>
        <w:r w:rsidDel="008B513F">
          <w:rPr>
            <w:rStyle w:val="Hyperlink"/>
          </w:rPr>
          <w:delText>https://www-cdn.oxfam.org/s3fs-public/file_attachments/cr-inequality-in-nigeria-170517-en.pdf</w:delText>
        </w:r>
        <w:r w:rsidR="00292B4E" w:rsidDel="008B513F">
          <w:rPr>
            <w:rStyle w:val="Hyperlink"/>
          </w:rPr>
          <w:fldChar w:fldCharType="end"/>
        </w:r>
      </w:del>
    </w:p>
    <w:p w:rsidR="00360AD0" w:rsidDel="008B513F" w:rsidRDefault="003C67DE" w:rsidP="008B513F">
      <w:pPr>
        <w:pStyle w:val="Bibliography"/>
        <w:rPr>
          <w:del w:id="506" w:author="Dr Musa A. Bashir" w:date="2021-12-28T13:49:00Z"/>
        </w:rPr>
      </w:pPr>
      <w:bookmarkStart w:id="507" w:name="ref-adamuPrevalenceObesityDiabetes2014a"/>
      <w:bookmarkEnd w:id="504"/>
      <w:del w:id="508" w:author="Dr Musa A. Bashir" w:date="2021-12-28T13:49:00Z">
        <w:r w:rsidDel="008B513F">
          <w:lastRenderedPageBreak/>
          <w:delText xml:space="preserve">28. </w:delText>
        </w:r>
        <w:r w:rsidDel="008B513F">
          <w:tab/>
          <w:delText xml:space="preserve">Adamu H, Makusidi M, Liman H, Isah B, Jega M, Chijioke A. Prevalence of Obesity, Diabetes Type 2 and Hypertension among a Sampled Population from Sokoto Metropolis-Nigeria. British Journal of Medicine and Medical Research. 2014 Jan;4:2065–80. </w:delText>
        </w:r>
      </w:del>
    </w:p>
    <w:p w:rsidR="00360AD0" w:rsidDel="008B513F" w:rsidRDefault="003C67DE" w:rsidP="008B513F">
      <w:pPr>
        <w:pStyle w:val="Bibliography"/>
        <w:rPr>
          <w:del w:id="509" w:author="Dr Musa A. Bashir" w:date="2021-12-28T13:49:00Z"/>
        </w:rPr>
      </w:pPr>
      <w:bookmarkStart w:id="510" w:name="ref-adediranImpactUrbanizationGender2012"/>
      <w:bookmarkEnd w:id="507"/>
      <w:del w:id="511" w:author="Dr Musa A. Bashir" w:date="2021-12-28T13:49:00Z">
        <w:r w:rsidDel="008B513F">
          <w:delText xml:space="preserve">29. </w:delText>
        </w:r>
        <w:r w:rsidDel="008B513F">
          <w:tab/>
          <w:delText xml:space="preserve">Adediran O, Akintunde AA, Edo AE, Opadijo OG, Araoye AM. Impact of urbanization and gender on frequency of metabolic syndrome among native Abuja settlers in Nigeria. Journal of Cardiovascular Disease Research. 2012;3(3):191–6. </w:delText>
        </w:r>
      </w:del>
    </w:p>
    <w:p w:rsidR="00360AD0" w:rsidDel="008B513F" w:rsidRDefault="003C67DE" w:rsidP="008B513F">
      <w:pPr>
        <w:pStyle w:val="Bibliography"/>
        <w:rPr>
          <w:del w:id="512" w:author="Dr Musa A. Bashir" w:date="2021-12-28T13:49:00Z"/>
        </w:rPr>
      </w:pPr>
      <w:bookmarkStart w:id="513" w:name="X3a4e08eebf7cbba6e9e5e501738182b9103b493"/>
      <w:bookmarkEnd w:id="510"/>
      <w:del w:id="514" w:author="Dr Musa A. Bashir" w:date="2021-12-28T13:49:00Z">
        <w:r w:rsidDel="008B513F">
          <w:delText xml:space="preserve">30. </w:delText>
        </w:r>
        <w:r w:rsidDel="008B513F">
          <w:tab/>
          <w:delText xml:space="preserve">Adegoke OA, Adedoyin RA, Balogun MO, Adebayo RA, Bisiriyu LA, Salawu AA. Prevalence of Metabolic Syndrome in a Rural Community in Nigeria. Metabolic Syndrome and Related Disorders. 2010 Feb;8(1):59–62. </w:delText>
        </w:r>
      </w:del>
    </w:p>
    <w:p w:rsidR="00360AD0" w:rsidDel="008B513F" w:rsidRDefault="003C67DE" w:rsidP="008B513F">
      <w:pPr>
        <w:pStyle w:val="Bibliography"/>
        <w:rPr>
          <w:del w:id="515" w:author="Dr Musa A. Bashir" w:date="2021-12-28T13:49:00Z"/>
        </w:rPr>
      </w:pPr>
      <w:bookmarkStart w:id="516" w:name="X70ce2df74cff9134723266ddeb9e72f826b937f"/>
      <w:bookmarkEnd w:id="513"/>
      <w:del w:id="517" w:author="Dr Musa A. Bashir" w:date="2021-12-28T13:49:00Z">
        <w:r w:rsidDel="008B513F">
          <w:delText xml:space="preserve">31. </w:delText>
        </w:r>
        <w:r w:rsidDel="008B513F">
          <w:tab/>
          <w:delText xml:space="preserve">Adegoke O, Ozoh OB, Odeniyi IA, Bello BT, Akinkugbe AO, Ojo OO, et al. Prevalence of obesity and an interrogation of the correlation between anthropometric indices and blood pressures in urban Lagos, Nigeria. Scientific Reports. 2021 Dec;11(1):3522. </w:delText>
        </w:r>
      </w:del>
    </w:p>
    <w:p w:rsidR="00360AD0" w:rsidDel="008B513F" w:rsidRDefault="003C67DE" w:rsidP="008B513F">
      <w:pPr>
        <w:pStyle w:val="Bibliography"/>
        <w:rPr>
          <w:del w:id="518" w:author="Dr Musa A. Bashir" w:date="2021-12-28T13:49:00Z"/>
        </w:rPr>
      </w:pPr>
      <w:bookmarkStart w:id="519" w:name="Xd41fb5aed3baf242aa0682559cf3798b77d8041"/>
      <w:bookmarkEnd w:id="516"/>
      <w:del w:id="520" w:author="Dr Musa A. Bashir" w:date="2021-12-28T13:49:00Z">
        <w:r w:rsidDel="008B513F">
          <w:delText xml:space="preserve">32. </w:delText>
        </w:r>
        <w:r w:rsidDel="008B513F">
          <w:tab/>
          <w:delText xml:space="preserve">Adejumo EN, Adejumo AO, Azenabor A, Ekun AO, Enitan SS, Adebola OK, et al. Anthropometric parameter that best predict metabolic syndrome in South west Nigeria. Diabetes &amp; Metabolic Syndrome: Clinical Research &amp; Reviews. 2019 Jan;13(1):48–54. </w:delText>
        </w:r>
      </w:del>
    </w:p>
    <w:p w:rsidR="00360AD0" w:rsidDel="008B513F" w:rsidRDefault="003C67DE" w:rsidP="008B513F">
      <w:pPr>
        <w:pStyle w:val="Bibliography"/>
        <w:rPr>
          <w:del w:id="521" w:author="Dr Musa A. Bashir" w:date="2021-12-28T13:49:00Z"/>
        </w:rPr>
      </w:pPr>
      <w:bookmarkStart w:id="522" w:name="ref-adejumoCardiovascularRiskFactors2020"/>
      <w:bookmarkEnd w:id="519"/>
      <w:del w:id="523" w:author="Dr Musa A. Bashir" w:date="2021-12-28T13:49:00Z">
        <w:r w:rsidDel="008B513F">
          <w:delText xml:space="preserve">33. </w:delText>
        </w:r>
        <w:r w:rsidDel="008B513F">
          <w:tab/>
          <w:delText xml:space="preserve">Adejumo EN, Adefoluke JD, Adejumo OA, Enitan SS, Ladipo OA. Cardiovascular risk factors among staff of a private university in South-west Nigeria. The Nigerian Postgraduate Medical Journal. 2020 Apr-Jun;27(2):127–31. </w:delText>
        </w:r>
      </w:del>
    </w:p>
    <w:p w:rsidR="00360AD0" w:rsidDel="008B513F" w:rsidRDefault="003C67DE" w:rsidP="008B513F">
      <w:pPr>
        <w:pStyle w:val="Bibliography"/>
        <w:rPr>
          <w:del w:id="524" w:author="Dr Musa A. Bashir" w:date="2021-12-28T13:49:00Z"/>
        </w:rPr>
      </w:pPr>
      <w:bookmarkStart w:id="525" w:name="ref-adeoyeGENDERDISPARITYBLOOD2016"/>
      <w:bookmarkEnd w:id="522"/>
      <w:del w:id="526" w:author="Dr Musa A. Bashir" w:date="2021-12-28T13:49:00Z">
        <w:r w:rsidDel="008B513F">
          <w:delText xml:space="preserve">34. </w:delText>
        </w:r>
        <w:r w:rsidDel="008B513F">
          <w:tab/>
          <w:delText xml:space="preserve">Adeoye AM, Adebiyi A, Owolabi MO, Lackland DT, Ogedegbe G, Tayo BO. GENDER DISPARITY IN BLOOD PRESSURE LEVELS AMONG NIGERIAN HEALTH WORKERS. Journal of clinical hypertension (Greenwich, Conn). 2016 Jul;18(7):685–9. </w:delText>
        </w:r>
      </w:del>
    </w:p>
    <w:p w:rsidR="00360AD0" w:rsidDel="008B513F" w:rsidRDefault="003C67DE" w:rsidP="008B513F">
      <w:pPr>
        <w:pStyle w:val="Bibliography"/>
        <w:rPr>
          <w:del w:id="527" w:author="Dr Musa A. Bashir" w:date="2021-12-28T13:49:00Z"/>
        </w:rPr>
      </w:pPr>
      <w:bookmarkStart w:id="528" w:name="Xdcff9b0706965c99058e7c908189ac72617c9e1"/>
      <w:bookmarkEnd w:id="525"/>
      <w:del w:id="529" w:author="Dr Musa A. Bashir" w:date="2021-12-28T13:49:00Z">
        <w:r w:rsidDel="008B513F">
          <w:delText xml:space="preserve">35. </w:delText>
        </w:r>
        <w:r w:rsidDel="008B513F">
          <w:tab/>
          <w:delText xml:space="preserve">Adeyemi YA, Onabanjo OO, Sanni SA, Ugbaja RN, Afolabi DO, Oladoyinbo CA. Prevalence of metabolic syndrome among apparently healthy adults in Ogun state, Nigeria. Nutrition &amp; Food Science. 2017 Nov;47(6):780–94. </w:delText>
        </w:r>
      </w:del>
    </w:p>
    <w:p w:rsidR="00360AD0" w:rsidDel="008B513F" w:rsidRDefault="003C67DE" w:rsidP="008B513F">
      <w:pPr>
        <w:pStyle w:val="Bibliography"/>
        <w:rPr>
          <w:del w:id="530" w:author="Dr Musa A. Bashir" w:date="2021-12-28T13:49:00Z"/>
        </w:rPr>
      </w:pPr>
      <w:bookmarkStart w:id="531" w:name="ref-ahanekuLipidOtherCardiovascular2015"/>
      <w:bookmarkEnd w:id="528"/>
      <w:del w:id="532" w:author="Dr Musa A. Bashir" w:date="2021-12-28T13:49:00Z">
        <w:r w:rsidDel="008B513F">
          <w:delText xml:space="preserve">36. </w:delText>
        </w:r>
        <w:r w:rsidDel="008B513F">
          <w:tab/>
          <w:delText xml:space="preserve">Ahaneku G, Ahaneku J, Osuji C, Oguejiofor C, Anisiuba B, Opara P. Lipid and Some Other Cardiovascular Risk Factors Assessment in a Rural Community in Eastern Nigeria. Annals of Medical and Health Sciences Research. 2015;5(4):284–91. </w:delText>
        </w:r>
      </w:del>
    </w:p>
    <w:p w:rsidR="00360AD0" w:rsidDel="008B513F" w:rsidRDefault="003C67DE" w:rsidP="008B513F">
      <w:pPr>
        <w:pStyle w:val="Bibliography"/>
        <w:rPr>
          <w:del w:id="533" w:author="Dr Musa A. Bashir" w:date="2021-12-28T13:49:00Z"/>
        </w:rPr>
      </w:pPr>
      <w:bookmarkStart w:id="534" w:name="ref-ayoguComponentsRiskFactors2019"/>
      <w:bookmarkEnd w:id="531"/>
      <w:del w:id="535" w:author="Dr Musa A. Bashir" w:date="2021-12-28T13:49:00Z">
        <w:r w:rsidDel="008B513F">
          <w:delText xml:space="preserve">37. </w:delText>
        </w:r>
        <w:r w:rsidDel="008B513F">
          <w:tab/>
          <w:delText xml:space="preserve">Ayogu RNB, Nwajuaku C, Udenta EA. Components and Risk Factors of Metabolic Syndrome among Rural Nigerian Workers. Nigerian Medical Journal : Journal of the Nigeria Medical Association. 2019;60(2):53–61. </w:delText>
        </w:r>
      </w:del>
    </w:p>
    <w:p w:rsidR="00360AD0" w:rsidDel="008B513F" w:rsidRDefault="003C67DE" w:rsidP="008B513F">
      <w:pPr>
        <w:pStyle w:val="Bibliography"/>
        <w:rPr>
          <w:del w:id="536" w:author="Dr Musa A. Bashir" w:date="2021-12-28T13:49:00Z"/>
        </w:rPr>
      </w:pPr>
      <w:bookmarkStart w:id="537" w:name="X8d94c44d0dd4147f1d4a486c8dc87e8b0280bb5"/>
      <w:bookmarkEnd w:id="534"/>
      <w:del w:id="538" w:author="Dr Musa A. Bashir" w:date="2021-12-28T13:49:00Z">
        <w:r w:rsidDel="008B513F">
          <w:delText xml:space="preserve">38. </w:delText>
        </w:r>
        <w:r w:rsidDel="008B513F">
          <w:tab/>
          <w:delText xml:space="preserve">Babatunde OA, Olarewaju SO, Adeomi AA, Akande JO, Bashorun A, Umeokonkwo CD, et al. 10-year risk for cardiovascular diseases using WHO prediction chart: Findings from the civil servants in South-western Nigeria. BMC Cardiovascular Disorders. 2020 Mar;20:154. </w:delText>
        </w:r>
      </w:del>
    </w:p>
    <w:p w:rsidR="00360AD0" w:rsidDel="008B513F" w:rsidRDefault="003C67DE" w:rsidP="008B513F">
      <w:pPr>
        <w:pStyle w:val="Bibliography"/>
        <w:rPr>
          <w:del w:id="539" w:author="Dr Musa A. Bashir" w:date="2021-12-28T13:49:00Z"/>
        </w:rPr>
      </w:pPr>
      <w:bookmarkStart w:id="540" w:name="ref-bathnaWaisthipRatioBody2017"/>
      <w:bookmarkEnd w:id="537"/>
      <w:del w:id="541" w:author="Dr Musa A. Bashir" w:date="2021-12-28T13:49:00Z">
        <w:r w:rsidDel="008B513F">
          <w:lastRenderedPageBreak/>
          <w:delText xml:space="preserve">39. </w:delText>
        </w:r>
        <w:r w:rsidDel="008B513F">
          <w:tab/>
          <w:delText xml:space="preserve">Bathna SJ. Waist-hip ratio, body mass index, physical activity and the risk of diabetes mellitus in Gombe State, Northeast Nigeria. International Research Journal of Medicine and Medical Sciences. 2017;08(04). </w:delText>
        </w:r>
      </w:del>
    </w:p>
    <w:p w:rsidR="00360AD0" w:rsidDel="008B513F" w:rsidRDefault="003C67DE" w:rsidP="008B513F">
      <w:pPr>
        <w:pStyle w:val="Bibliography"/>
        <w:rPr>
          <w:del w:id="542" w:author="Dr Musa A. Bashir" w:date="2021-12-28T13:49:00Z"/>
        </w:rPr>
      </w:pPr>
      <w:bookmarkStart w:id="543" w:name="Xf96309ac5aca41e95318a7f92e55e926b9cebe2"/>
      <w:bookmarkEnd w:id="540"/>
      <w:del w:id="544" w:author="Dr Musa A. Bashir" w:date="2021-12-28T13:49:00Z">
        <w:r w:rsidDel="008B513F">
          <w:delText xml:space="preserve">40. </w:delText>
        </w:r>
        <w:r w:rsidDel="008B513F">
          <w:tab/>
          <w:delText xml:space="preserve">Bello-Ovosi BO, Asuke S, Abdulrahman SO, Ibrahim MS, Ovosi JO, Ogunsina MA, et al. Prevalence and correlates of hypertension and diabetes mellitus in an urban community in North-Western Nigeria. The Pan African Medical Journal. 2018 Jan;29:97. </w:delText>
        </w:r>
      </w:del>
    </w:p>
    <w:p w:rsidR="00360AD0" w:rsidDel="008B513F" w:rsidRDefault="003C67DE" w:rsidP="008B513F">
      <w:pPr>
        <w:pStyle w:val="Bibliography"/>
        <w:rPr>
          <w:del w:id="545" w:author="Dr Musa A. Bashir" w:date="2021-12-28T13:49:00Z"/>
        </w:rPr>
      </w:pPr>
      <w:bookmarkStart w:id="546" w:name="ref-bolajiSecondFourthDigit2018"/>
      <w:bookmarkEnd w:id="543"/>
      <w:del w:id="547" w:author="Dr Musa A. Bashir" w:date="2021-12-28T13:49:00Z">
        <w:r w:rsidDel="008B513F">
          <w:delText xml:space="preserve">41. </w:delText>
        </w:r>
        <w:r w:rsidDel="008B513F">
          <w:tab/>
          <w:delText xml:space="preserve">Bolaji OF, Oluwafemi AJ, Wahab OA, Cecilia AAi, Tope AE, Oluwatoyin JF, et al. Second to Fourth Digit Ratio (2D: 4D) as a Predictor of Adult Circulating Sex Hormones and Overweight/Obesity in Ado-Ekiti Nigeria. Biomedical and Environmental Sciences. 2018 Jul;31(7):539–44. </w:delText>
        </w:r>
      </w:del>
    </w:p>
    <w:p w:rsidR="00360AD0" w:rsidDel="008B513F" w:rsidRDefault="003C67DE" w:rsidP="008B513F">
      <w:pPr>
        <w:pStyle w:val="Bibliography"/>
        <w:rPr>
          <w:del w:id="548" w:author="Dr Musa A. Bashir" w:date="2021-12-28T13:49:00Z"/>
        </w:rPr>
      </w:pPr>
      <w:bookmarkStart w:id="549" w:name="X2242c05a03d95fc25836ed2281f05ab85244de0"/>
      <w:bookmarkEnd w:id="546"/>
      <w:del w:id="550" w:author="Dr Musa A. Bashir" w:date="2021-12-28T13:49:00Z">
        <w:r w:rsidDel="008B513F">
          <w:delText xml:space="preserve">42. </w:delText>
        </w:r>
        <w:r w:rsidDel="008B513F">
          <w:tab/>
          <w:delText xml:space="preserve">Casmir EA, Amam CM, Obianuju BO, Tim PG, David AW, Oyewole AK, et al. Prevalence of cardiometabolic risk factors among professional male longdistance bus drivers in Lagos, southwest Nigeria: A crosssectional study. Cardiovascular Journal of Africa. 2018;29(2):106–14. </w:delText>
        </w:r>
      </w:del>
    </w:p>
    <w:p w:rsidR="00360AD0" w:rsidDel="008B513F" w:rsidRDefault="003C67DE" w:rsidP="008B513F">
      <w:pPr>
        <w:pStyle w:val="Bibliography"/>
        <w:rPr>
          <w:del w:id="551" w:author="Dr Musa A. Bashir" w:date="2021-12-28T13:49:00Z"/>
        </w:rPr>
      </w:pPr>
      <w:bookmarkStart w:id="552" w:name="X7225cde0a131d39d67cdcbdb709b85b5f3e73da"/>
      <w:bookmarkEnd w:id="549"/>
      <w:del w:id="553" w:author="Dr Musa A. Bashir" w:date="2021-12-28T13:49:00Z">
        <w:r w:rsidDel="008B513F">
          <w:delText xml:space="preserve">43. </w:delText>
        </w:r>
        <w:r w:rsidDel="008B513F">
          <w:tab/>
          <w:delText xml:space="preserve">Chukwukelu EE, Ogbu ISI, Onyeanusi CJ. Prevalence Of Metabolic Syndrome In Some Urban And Rural Communities In Enugu State, Nigeria. The Internet Journal of Laboratory Medicine [Internet]. 2013 Sep [cited 2021 Jul 21];5(1). Available from: </w:delText>
        </w:r>
        <w:r w:rsidR="00292B4E" w:rsidDel="008B513F">
          <w:fldChar w:fldCharType="begin"/>
        </w:r>
        <w:r w:rsidR="00292B4E" w:rsidDel="008B513F">
          <w:delInstrText xml:space="preserve"> HYPERLINK "http://ispub.com/IJLM/5/1/14546" \h </w:delInstrText>
        </w:r>
        <w:r w:rsidR="00292B4E" w:rsidDel="008B513F">
          <w:fldChar w:fldCharType="separate"/>
        </w:r>
        <w:r w:rsidDel="008B513F">
          <w:rPr>
            <w:rStyle w:val="Hyperlink"/>
          </w:rPr>
          <w:delText>http://ispub.com/IJLM/5/1/14546</w:delText>
        </w:r>
        <w:r w:rsidR="00292B4E" w:rsidDel="008B513F">
          <w:rPr>
            <w:rStyle w:val="Hyperlink"/>
          </w:rPr>
          <w:fldChar w:fldCharType="end"/>
        </w:r>
      </w:del>
    </w:p>
    <w:p w:rsidR="00360AD0" w:rsidDel="008B513F" w:rsidRDefault="003C67DE" w:rsidP="008B513F">
      <w:pPr>
        <w:pStyle w:val="Bibliography"/>
        <w:rPr>
          <w:del w:id="554" w:author="Dr Musa A. Bashir" w:date="2021-12-28T13:49:00Z"/>
        </w:rPr>
      </w:pPr>
      <w:bookmarkStart w:id="555" w:name="X264d926f7b6cf0ad401f0a52d6c6b95afe4ca5e"/>
      <w:bookmarkEnd w:id="552"/>
      <w:del w:id="556" w:author="Dr Musa A. Bashir" w:date="2021-12-28T13:49:00Z">
        <w:r w:rsidDel="008B513F">
          <w:delText xml:space="preserve">44. </w:delText>
        </w:r>
        <w:r w:rsidDel="008B513F">
          <w:tab/>
          <w:delText xml:space="preserve">Chukwuonye IC, Chuku A, Onyeonoro UU, Okpechi IG, Madukwe OO, Umeizudike TI, et al. Prevalence of abdominal obesity in Abia State, Nigeria: Results of a population-based house-to-house survey. Diabetes, Metabolic Syndrome and Obesity: Targets and Therapy. 2013 Aug;6:285–91. </w:delText>
        </w:r>
      </w:del>
    </w:p>
    <w:p w:rsidR="00360AD0" w:rsidDel="008B513F" w:rsidRDefault="003C67DE" w:rsidP="008B513F">
      <w:pPr>
        <w:pStyle w:val="Bibliography"/>
        <w:rPr>
          <w:del w:id="557" w:author="Dr Musa A. Bashir" w:date="2021-12-28T13:49:00Z"/>
        </w:rPr>
      </w:pPr>
      <w:bookmarkStart w:id="558" w:name="ref-egbiPrevalenceHypertensionIts2015"/>
      <w:bookmarkEnd w:id="555"/>
      <w:del w:id="559" w:author="Dr Musa A. Bashir" w:date="2021-12-28T13:49:00Z">
        <w:r w:rsidDel="008B513F">
          <w:delText xml:space="preserve">45. </w:delText>
        </w:r>
        <w:r w:rsidDel="008B513F">
          <w:tab/>
          <w:delText xml:space="preserve">Egbi OG, Rotifa S, Jumbo J. Prevalence of hypertension and its correlates among employees of a tertiary hospital in Yenagoa, Nigeria. Annals of African Medicine. 2015 Jan;14(1):8. </w:delText>
        </w:r>
      </w:del>
    </w:p>
    <w:p w:rsidR="00360AD0" w:rsidDel="008B513F" w:rsidRDefault="003C67DE" w:rsidP="008B513F">
      <w:pPr>
        <w:pStyle w:val="Bibliography"/>
        <w:rPr>
          <w:del w:id="560" w:author="Dr Musa A. Bashir" w:date="2021-12-28T13:49:00Z"/>
        </w:rPr>
      </w:pPr>
      <w:bookmarkStart w:id="561" w:name="ref-ejikeObesityYoungadultNigerians2012"/>
      <w:bookmarkEnd w:id="558"/>
      <w:del w:id="562" w:author="Dr Musa A. Bashir" w:date="2021-12-28T13:49:00Z">
        <w:r w:rsidDel="008B513F">
          <w:delText xml:space="preserve">46. </w:delText>
        </w:r>
        <w:r w:rsidDel="008B513F">
          <w:tab/>
          <w:delText xml:space="preserve">Ejike CE, Ijeh II. Obesity in young-adult Nigerians: Variations in prevalence determined by anthropometry and bioelectrical impedance analysis, and the development of % body fat prediction equations. International Archives of Medicine. 2012 Jul;5:22. </w:delText>
        </w:r>
      </w:del>
    </w:p>
    <w:p w:rsidR="00360AD0" w:rsidDel="008B513F" w:rsidRDefault="003C67DE" w:rsidP="008B513F">
      <w:pPr>
        <w:pStyle w:val="Bibliography"/>
        <w:rPr>
          <w:del w:id="563" w:author="Dr Musa A. Bashir" w:date="2021-12-28T13:49:00Z"/>
        </w:rPr>
      </w:pPr>
      <w:bookmarkStart w:id="564" w:name="X86d0432014909d001ba6e9dfec7ecb3eb491e5e"/>
      <w:bookmarkEnd w:id="561"/>
      <w:del w:id="565" w:author="Dr Musa A. Bashir" w:date="2021-12-28T13:49:00Z">
        <w:r w:rsidDel="008B513F">
          <w:delText xml:space="preserve">47. </w:delText>
        </w:r>
        <w:r w:rsidDel="008B513F">
          <w:tab/>
          <w:delText xml:space="preserve">Ezekwesili CN, Ononamadu CJ, Onyeukwu OF, Mefoh NC. Epidemiological survey of hypertension in Anambra state, Nigeria. Nigerian Journal of Clinical Practice. 2016 Jan;19(5):659. </w:delText>
        </w:r>
      </w:del>
    </w:p>
    <w:p w:rsidR="00360AD0" w:rsidDel="008B513F" w:rsidRDefault="003C67DE" w:rsidP="008B513F">
      <w:pPr>
        <w:pStyle w:val="Bibliography"/>
        <w:rPr>
          <w:del w:id="566" w:author="Dr Musa A. Bashir" w:date="2021-12-28T13:49:00Z"/>
        </w:rPr>
      </w:pPr>
      <w:bookmarkStart w:id="567" w:name="X45a1e5c12d27706ac954b27600c66396274d24b"/>
      <w:bookmarkEnd w:id="564"/>
      <w:del w:id="568" w:author="Dr Musa A. Bashir" w:date="2021-12-28T13:49:00Z">
        <w:r w:rsidDel="008B513F">
          <w:delText xml:space="preserve">48. </w:delText>
        </w:r>
        <w:r w:rsidDel="008B513F">
          <w:tab/>
          <w:delText xml:space="preserve">Gezawa I, Puepet F, Mubi B, Talle M, Haliru I, Uloko A, et al. Socio-demographic and Anthropometric risk factors for Type 2 diabetes in Maiduguri, North-Eastern Nigeria. Sahel Medical Journal. 2015;18(5):1. </w:delText>
        </w:r>
      </w:del>
    </w:p>
    <w:p w:rsidR="00360AD0" w:rsidDel="008B513F" w:rsidRDefault="003C67DE" w:rsidP="008B513F">
      <w:pPr>
        <w:pStyle w:val="Bibliography"/>
        <w:rPr>
          <w:del w:id="569" w:author="Dr Musa A. Bashir" w:date="2021-12-28T13:49:00Z"/>
        </w:rPr>
      </w:pPr>
      <w:bookmarkStart w:id="570" w:name="Xe4d421d3ba1e28e23703703b55d040d4c408ccb"/>
      <w:bookmarkEnd w:id="567"/>
      <w:del w:id="571" w:author="Dr Musa A. Bashir" w:date="2021-12-28T13:49:00Z">
        <w:r w:rsidDel="008B513F">
          <w:delText xml:space="preserve">49. </w:delText>
        </w:r>
        <w:r w:rsidDel="008B513F">
          <w:tab/>
          <w:delText xml:space="preserve">Gwarzo I Mukhtar, Wali N, Ahmed Ibrahim S. Correlation of Anthropometric Indices with Fasting Blood Glucose and Blood Pressure Among University Students in Kano, Nigeria. 2020 Oct;17:128–34. </w:delText>
        </w:r>
      </w:del>
    </w:p>
    <w:p w:rsidR="00360AD0" w:rsidDel="008B513F" w:rsidRDefault="003C67DE" w:rsidP="008B513F">
      <w:pPr>
        <w:pStyle w:val="Bibliography"/>
        <w:rPr>
          <w:del w:id="572" w:author="Dr Musa A. Bashir" w:date="2021-12-28T13:49:00Z"/>
        </w:rPr>
      </w:pPr>
      <w:bookmarkStart w:id="573" w:name="X578374f558dd358b169891292b9169eafce7cb1"/>
      <w:bookmarkEnd w:id="570"/>
      <w:del w:id="574" w:author="Dr Musa A. Bashir" w:date="2021-12-28T13:49:00Z">
        <w:r w:rsidDel="008B513F">
          <w:lastRenderedPageBreak/>
          <w:delText xml:space="preserve">50. </w:delText>
        </w:r>
        <w:r w:rsidDel="008B513F">
          <w:tab/>
          <w:delText xml:space="preserve">Joseph-Shehu EM, Ncama BP. Evaluation of health status and its predictor among university staff in Nigeria. BMC Cardiovascular Disorders. 2018 Sep;18(1):183. </w:delText>
        </w:r>
      </w:del>
    </w:p>
    <w:p w:rsidR="00360AD0" w:rsidDel="008B513F" w:rsidRDefault="003C67DE" w:rsidP="008B513F">
      <w:pPr>
        <w:pStyle w:val="Bibliography"/>
        <w:rPr>
          <w:del w:id="575" w:author="Dr Musa A. Bashir" w:date="2021-12-28T13:49:00Z"/>
        </w:rPr>
      </w:pPr>
      <w:bookmarkStart w:id="576" w:name="X98751a46e96d625d7395a692de5c796282ca516"/>
      <w:bookmarkEnd w:id="573"/>
      <w:del w:id="577" w:author="Dr Musa A. Bashir" w:date="2021-12-28T13:49:00Z">
        <w:r w:rsidDel="008B513F">
          <w:delText xml:space="preserve">51. </w:delText>
        </w:r>
        <w:r w:rsidDel="008B513F">
          <w:tab/>
          <w:delText xml:space="preserve">Nwatu CB, Ofoegbu EN, Unachukwu CN, Young EE, Okafor CI, Okoli CE. Prevalence of prediabetes and associated risk factors in a rural Nigerian community. International Journal of Diabetes in Developing Countries. 2016 Jun;36(2):197–203. </w:delText>
        </w:r>
      </w:del>
    </w:p>
    <w:p w:rsidR="00360AD0" w:rsidDel="008B513F" w:rsidRDefault="003C67DE" w:rsidP="008B513F">
      <w:pPr>
        <w:pStyle w:val="Bibliography"/>
        <w:rPr>
          <w:del w:id="578" w:author="Dr Musa A. Bashir" w:date="2021-12-28T13:49:00Z"/>
        </w:rPr>
      </w:pPr>
      <w:bookmarkStart w:id="579" w:name="Xf7a99a475f4c39dd19775931ba393e5aea63253"/>
      <w:bookmarkEnd w:id="576"/>
      <w:del w:id="580" w:author="Dr Musa A. Bashir" w:date="2021-12-28T13:49:00Z">
        <w:r w:rsidDel="008B513F">
          <w:delText xml:space="preserve">52. </w:delText>
        </w:r>
        <w:r w:rsidDel="008B513F">
          <w:tab/>
          <w:delText xml:space="preserve">Ogunmola OJ, Olaifa AO, Oladapo OO, Babatunde OA. Prevalence of cardiovascular risk factors among adults without obvious cardiovascular disease in a rural community in Ekiti State, Southwest Nigeria. BMC Cardiovascular Disorders. 2013 Oct;13(1):89. </w:delText>
        </w:r>
      </w:del>
    </w:p>
    <w:p w:rsidR="00360AD0" w:rsidDel="008B513F" w:rsidRDefault="003C67DE" w:rsidP="008B513F">
      <w:pPr>
        <w:pStyle w:val="Bibliography"/>
        <w:rPr>
          <w:del w:id="581" w:author="Dr Musa A. Bashir" w:date="2021-12-28T13:49:00Z"/>
        </w:rPr>
      </w:pPr>
      <w:bookmarkStart w:id="582" w:name="X98faaf23a30700e36758789d89575b7f59434c0"/>
      <w:bookmarkEnd w:id="579"/>
      <w:del w:id="583" w:author="Dr Musa A. Bashir" w:date="2021-12-28T13:49:00Z">
        <w:r w:rsidDel="008B513F">
          <w:delText xml:space="preserve">53. </w:delText>
        </w:r>
        <w:r w:rsidDel="008B513F">
          <w:tab/>
          <w:delText xml:space="preserve">Oguoma VM, Nwose EU, Skinner TC, Digban KA, Onyia IC, Richards RS. Prevalence of cardiovascular disease risk factors among a Nigerian adult population: Relationship with income level and accessibility to CVD risks screening. BMC Public Health. 2015 Apr;15:397. </w:delText>
        </w:r>
      </w:del>
    </w:p>
    <w:p w:rsidR="00360AD0" w:rsidDel="008B513F" w:rsidRDefault="003C67DE" w:rsidP="008B513F">
      <w:pPr>
        <w:pStyle w:val="Bibliography"/>
        <w:rPr>
          <w:del w:id="584" w:author="Dr Musa A. Bashir" w:date="2021-12-28T13:49:00Z"/>
        </w:rPr>
      </w:pPr>
      <w:bookmarkStart w:id="585" w:name="X728749ba464b136fdce8f4765f72f46d523f6b7"/>
      <w:bookmarkEnd w:id="582"/>
      <w:del w:id="586" w:author="Dr Musa A. Bashir" w:date="2021-12-28T13:49:00Z">
        <w:r w:rsidDel="008B513F">
          <w:delText xml:space="preserve">54. </w:delText>
        </w:r>
        <w:r w:rsidDel="008B513F">
          <w:tab/>
          <w:delText xml:space="preserve">Ogwumike OO, Adeniyi AF, Orogbemi OO. Musculoskeletal pain among postmenopausal women in Nigeria: Association with overall and central obesity. Hong Kong Physiotherapy Journal. 2015 Jul;34:41–6. </w:delText>
        </w:r>
      </w:del>
    </w:p>
    <w:p w:rsidR="00360AD0" w:rsidDel="008B513F" w:rsidRDefault="003C67DE" w:rsidP="008B513F">
      <w:pPr>
        <w:pStyle w:val="Bibliography"/>
        <w:rPr>
          <w:del w:id="587" w:author="Dr Musa A. Bashir" w:date="2021-12-28T13:49:00Z"/>
        </w:rPr>
      </w:pPr>
      <w:bookmarkStart w:id="588" w:name="Xe13ca5fb737504d20e8cd19a0a1c8aa4bcf05e7"/>
      <w:bookmarkEnd w:id="585"/>
      <w:del w:id="589" w:author="Dr Musa A. Bashir" w:date="2021-12-28T13:49:00Z">
        <w:r w:rsidDel="008B513F">
          <w:delText xml:space="preserve">55. </w:delText>
        </w:r>
        <w:r w:rsidDel="008B513F">
          <w:tab/>
          <w:delText xml:space="preserve">Okafor CI, Raimi TH, Gezawa ID, Sabir AA, Enang O, Puepet F, et al. Performance of waist circumference and proposed cutoff levels for defining overweight and obesity in Nigerians. Annals of African Medicine. 2016;15(4):185–93. </w:delText>
        </w:r>
      </w:del>
    </w:p>
    <w:p w:rsidR="00360AD0" w:rsidDel="008B513F" w:rsidRDefault="003C67DE" w:rsidP="008B513F">
      <w:pPr>
        <w:pStyle w:val="Bibliography"/>
        <w:rPr>
          <w:del w:id="590" w:author="Dr Musa A. Bashir" w:date="2021-12-28T13:49:00Z"/>
        </w:rPr>
      </w:pPr>
      <w:bookmarkStart w:id="591" w:name="Xf883fd4123eec0a7ec5eacc40202609469ffd20"/>
      <w:bookmarkEnd w:id="588"/>
      <w:del w:id="592" w:author="Dr Musa A. Bashir" w:date="2021-12-28T13:49:00Z">
        <w:r w:rsidDel="008B513F">
          <w:delText xml:space="preserve">56. </w:delText>
        </w:r>
        <w:r w:rsidDel="008B513F">
          <w:tab/>
          <w:delText xml:space="preserve">Okosun IS, Cooper RS, Rotimi CN, Osotimehin B, Forrester T. Association of waist circumference with risk of hypertension and type 2 diabetes in Nigerians, Jamaicans, and African-Americans. Diabetes Care. 1998 Nov;21(11):1836–42. </w:delText>
        </w:r>
      </w:del>
    </w:p>
    <w:p w:rsidR="00360AD0" w:rsidDel="008B513F" w:rsidRDefault="003C67DE" w:rsidP="008B513F">
      <w:pPr>
        <w:pStyle w:val="Bibliography"/>
        <w:rPr>
          <w:del w:id="593" w:author="Dr Musa A. Bashir" w:date="2021-12-28T13:49:00Z"/>
        </w:rPr>
      </w:pPr>
      <w:bookmarkStart w:id="594" w:name="X5d2616b7c0a0cf6279348f1ea2c405d7143500c"/>
      <w:bookmarkEnd w:id="591"/>
      <w:del w:id="595" w:author="Dr Musa A. Bashir" w:date="2021-12-28T13:49:00Z">
        <w:r w:rsidDel="008B513F">
          <w:delText xml:space="preserve">57. </w:delText>
        </w:r>
        <w:r w:rsidDel="008B513F">
          <w:tab/>
          <w:delText xml:space="preserve">Oladapo O, Falase A, Salako L, Sodiq O, Shoyinka K, Adedapo K. A prevalence of cardiometabolic risk factors among a rural Yoruba south-western Nigerian population: A population-based survey. Cardiovascular Journal of Africa [Internet]. 2010 Feb [cited 2021 Jul 21];21(1):26–31. Available from: </w:delText>
        </w:r>
        <w:r w:rsidR="00292B4E" w:rsidDel="008B513F">
          <w:fldChar w:fldCharType="begin"/>
        </w:r>
        <w:r w:rsidR="00292B4E" w:rsidDel="008B513F">
          <w:delInstrText xml:space="preserve"> HYPERLINK "https://www.ncbi.nlm.nih.gov/pmc/articles/PMC3721297/" \h </w:delInstrText>
        </w:r>
        <w:r w:rsidR="00292B4E" w:rsidDel="008B513F">
          <w:fldChar w:fldCharType="separate"/>
        </w:r>
        <w:r w:rsidDel="008B513F">
          <w:rPr>
            <w:rStyle w:val="Hyperlink"/>
          </w:rPr>
          <w:delText>https://www.ncbi.nlm.nih.gov/pmc/articles/PMC3721297/</w:delText>
        </w:r>
        <w:r w:rsidR="00292B4E" w:rsidDel="008B513F">
          <w:rPr>
            <w:rStyle w:val="Hyperlink"/>
          </w:rPr>
          <w:fldChar w:fldCharType="end"/>
        </w:r>
      </w:del>
    </w:p>
    <w:p w:rsidR="00360AD0" w:rsidDel="008B513F" w:rsidRDefault="003C67DE" w:rsidP="008B513F">
      <w:pPr>
        <w:pStyle w:val="Bibliography"/>
        <w:rPr>
          <w:del w:id="596" w:author="Dr Musa A. Bashir" w:date="2021-12-28T13:49:00Z"/>
        </w:rPr>
      </w:pPr>
      <w:bookmarkStart w:id="597" w:name="ref-olatonaDietaryHabitsMetabolic2018"/>
      <w:bookmarkEnd w:id="594"/>
      <w:del w:id="598" w:author="Dr Musa A. Bashir" w:date="2021-12-28T13:49:00Z">
        <w:r w:rsidDel="008B513F">
          <w:delText xml:space="preserve">58. </w:delText>
        </w:r>
        <w:r w:rsidDel="008B513F">
          <w:tab/>
          <w:delText xml:space="preserve">Olatona FA, Onabanjo OO, Ugbaja RN, Nnoaham KE, Adelekan DA. Dietary habits and metabolic risk factors for non-communicable diseases in a university undergraduate population. Journal of Health, Population and Nutrition. 2018 Aug;37(1):21. </w:delText>
        </w:r>
      </w:del>
    </w:p>
    <w:p w:rsidR="00360AD0" w:rsidDel="008B513F" w:rsidRDefault="003C67DE" w:rsidP="008B513F">
      <w:pPr>
        <w:pStyle w:val="Bibliography"/>
        <w:rPr>
          <w:del w:id="599" w:author="Dr Musa A. Bashir" w:date="2021-12-28T13:49:00Z"/>
        </w:rPr>
      </w:pPr>
      <w:bookmarkStart w:id="600" w:name="X2d1d25dcfb3202c238e2779be772026b3e966a3"/>
      <w:bookmarkEnd w:id="597"/>
      <w:del w:id="601" w:author="Dr Musa A. Bashir" w:date="2021-12-28T13:49:00Z">
        <w:r w:rsidDel="008B513F">
          <w:delText xml:space="preserve">59. </w:delText>
        </w:r>
        <w:r w:rsidDel="008B513F">
          <w:tab/>
          <w:delText xml:space="preserve">Olatunbosun ST, Kaufman JS, Bella AF. Central Obesity in Africans: Anthropometric Assessment of Abdominal Adiposity and its Predictors in Urban Nigerians. Journal of the National Medical Association. 2018 Oct;110(5):519–27. </w:delText>
        </w:r>
      </w:del>
    </w:p>
    <w:p w:rsidR="00360AD0" w:rsidDel="008B513F" w:rsidRDefault="003C67DE" w:rsidP="008B513F">
      <w:pPr>
        <w:pStyle w:val="Bibliography"/>
        <w:rPr>
          <w:del w:id="602" w:author="Dr Musa A. Bashir" w:date="2021-12-28T13:49:00Z"/>
        </w:rPr>
      </w:pPr>
      <w:bookmarkStart w:id="603" w:name="Xe40bfdfc4cde8b7ec018bb4a01ea17b79a3df13"/>
      <w:bookmarkEnd w:id="600"/>
      <w:del w:id="604" w:author="Dr Musa A. Bashir" w:date="2021-12-28T13:49:00Z">
        <w:r w:rsidDel="008B513F">
          <w:delText xml:space="preserve">60. </w:delText>
        </w:r>
        <w:r w:rsidDel="008B513F">
          <w:tab/>
          <w:delText xml:space="preserve">Oluyombo R, Akinwusi P, Olamoyegun M, Ayodele O, Fawale M, Okunola O, et al. Clustering of cardiovascular risk factors in semi-urban communities in south-western Nigeria. Cardiovascular Journal of Africa. 2016;27(5):322–7. </w:delText>
        </w:r>
      </w:del>
    </w:p>
    <w:p w:rsidR="00360AD0" w:rsidDel="008B513F" w:rsidRDefault="003C67DE" w:rsidP="008B513F">
      <w:pPr>
        <w:pStyle w:val="Bibliography"/>
        <w:rPr>
          <w:del w:id="605" w:author="Dr Musa A. Bashir" w:date="2021-12-28T13:49:00Z"/>
        </w:rPr>
      </w:pPr>
      <w:bookmarkStart w:id="606" w:name="ref-puepetPrevalenceRiskFactors2008"/>
      <w:bookmarkEnd w:id="603"/>
      <w:del w:id="607" w:author="Dr Musa A. Bashir" w:date="2021-12-28T13:49:00Z">
        <w:r w:rsidDel="008B513F">
          <w:lastRenderedPageBreak/>
          <w:delText xml:space="preserve">61. </w:delText>
        </w:r>
        <w:r w:rsidDel="008B513F">
          <w:tab/>
          <w:delText xml:space="preserve">Puepet FH, Ohwovoriole AE. Prevalence of risk factors for diabetes mellitus in a non-diabetic population in Jos, Nigeria. Nigerian Journal of Medicine: Journal of the National Association of Resident Doctors of Nigeria. 2008 Jan-Mar;17(1):71–4. </w:delText>
        </w:r>
      </w:del>
    </w:p>
    <w:p w:rsidR="00360AD0" w:rsidDel="008B513F" w:rsidRDefault="003C67DE" w:rsidP="008B513F">
      <w:pPr>
        <w:pStyle w:val="Bibliography"/>
        <w:rPr>
          <w:del w:id="608" w:author="Dr Musa A. Bashir" w:date="2021-12-28T13:49:00Z"/>
        </w:rPr>
      </w:pPr>
      <w:bookmarkStart w:id="609" w:name="ref-rufaiWaistCircumferenceWaist2019"/>
      <w:bookmarkEnd w:id="606"/>
      <w:del w:id="610" w:author="Dr Musa A. Bashir" w:date="2021-12-28T13:49:00Z">
        <w:r w:rsidDel="008B513F">
          <w:delText xml:space="preserve">62. </w:delText>
        </w:r>
        <w:r w:rsidDel="008B513F">
          <w:tab/>
          <w:delText xml:space="preserve">Rufa’i AA, Sajoh KI, Oyeyemi AL, Gwani AS. Waist Circumference, Waist Hip Ratio and Body Mass Index in Female Undergraduates of a Tertiary Institution in Nigeria: A Cross-sectional Study. 2019;8. </w:delText>
        </w:r>
      </w:del>
    </w:p>
    <w:p w:rsidR="00360AD0" w:rsidDel="008B513F" w:rsidRDefault="003C67DE" w:rsidP="008B513F">
      <w:pPr>
        <w:pStyle w:val="Bibliography"/>
        <w:rPr>
          <w:del w:id="611" w:author="Dr Musa A. Bashir" w:date="2021-12-28T13:49:00Z"/>
        </w:rPr>
      </w:pPr>
      <w:bookmarkStart w:id="612" w:name="ref-sabirGLUCOSETOLERANCERURAL2008"/>
      <w:bookmarkEnd w:id="609"/>
      <w:del w:id="613" w:author="Dr Musa A. Bashir" w:date="2021-12-28T13:49:00Z">
        <w:r w:rsidDel="008B513F">
          <w:delText xml:space="preserve">63. </w:delText>
        </w:r>
        <w:r w:rsidDel="008B513F">
          <w:tab/>
          <w:delText xml:space="preserve">Sabir AA. GLUCOSE TOLERANCE AMONG RURAL AND URBAN FULANI OF NORTHERN NIGERIA. Faculty of INTERNAL MEDICINE [Internet]. 2008 [cited 2021 Jul 5]; Available from: </w:delText>
        </w:r>
        <w:r w:rsidR="00292B4E" w:rsidDel="008B513F">
          <w:fldChar w:fldCharType="begin"/>
        </w:r>
        <w:r w:rsidR="00292B4E" w:rsidDel="008B513F">
          <w:delInstrText xml:space="preserve"> HYPERLINK "http://www.dissertation.npmcn.edu.ng/index.php/FMCP/article/view/520" \h </w:delInstrText>
        </w:r>
        <w:r w:rsidR="00292B4E" w:rsidDel="008B513F">
          <w:fldChar w:fldCharType="separate"/>
        </w:r>
        <w:r w:rsidDel="008B513F">
          <w:rPr>
            <w:rStyle w:val="Hyperlink"/>
          </w:rPr>
          <w:delText>http://www.dissertation.npmcn.edu.ng/index.php/FMCP/article/view/520</w:delText>
        </w:r>
        <w:r w:rsidR="00292B4E" w:rsidDel="008B513F">
          <w:rPr>
            <w:rStyle w:val="Hyperlink"/>
          </w:rPr>
          <w:fldChar w:fldCharType="end"/>
        </w:r>
      </w:del>
    </w:p>
    <w:p w:rsidR="00360AD0" w:rsidDel="008B513F" w:rsidRDefault="003C67DE" w:rsidP="008B513F">
      <w:pPr>
        <w:pStyle w:val="Bibliography"/>
        <w:rPr>
          <w:del w:id="614" w:author="Dr Musa A. Bashir" w:date="2021-12-28T13:49:00Z"/>
        </w:rPr>
      </w:pPr>
      <w:bookmarkStart w:id="615" w:name="ref-sabirMetabolicSyndromeUrban2016"/>
      <w:bookmarkEnd w:id="612"/>
      <w:del w:id="616" w:author="Dr Musa A. Bashir" w:date="2021-12-28T13:49:00Z">
        <w:r w:rsidDel="008B513F">
          <w:delText xml:space="preserve">64. </w:delText>
        </w:r>
        <w:r w:rsidDel="008B513F">
          <w:tab/>
          <w:delText xml:space="preserve">Sabir AA, Jimoh A, Iwuala SO, Isezuo SA, Bilbis LS, Aminu KU, et al. Metabolic syndrome in urban city of North-Western Nigeria: Prevalence and determinants. Pan African Medical Journal. 2016;23. </w:delText>
        </w:r>
      </w:del>
    </w:p>
    <w:p w:rsidR="00360AD0" w:rsidDel="008B513F" w:rsidRDefault="003C67DE" w:rsidP="008B513F">
      <w:pPr>
        <w:pStyle w:val="Bibliography"/>
        <w:rPr>
          <w:del w:id="617" w:author="Dr Musa A. Bashir" w:date="2021-12-28T13:49:00Z"/>
        </w:rPr>
      </w:pPr>
      <w:bookmarkStart w:id="618" w:name="ref-saniModifiableCardiovascularRisk2010"/>
      <w:bookmarkEnd w:id="615"/>
      <w:del w:id="619" w:author="Dr Musa A. Bashir" w:date="2021-12-28T13:49:00Z">
        <w:r w:rsidDel="008B513F">
          <w:delText xml:space="preserve">65. </w:delText>
        </w:r>
        <w:r w:rsidDel="008B513F">
          <w:tab/>
          <w:delText xml:space="preserve">Sani MU, Wahab KW, Yusuf BO, Gbadamosi M, Johnson OV, Gbadamosi A. Modifiable cardiovascular risk factors among apparently healthy adult Nigerian population - a cross sectional study. BMC Research Notes. 2010;3(1):11. </w:delText>
        </w:r>
      </w:del>
    </w:p>
    <w:p w:rsidR="00360AD0" w:rsidDel="008B513F" w:rsidRDefault="003C67DE" w:rsidP="008B513F">
      <w:pPr>
        <w:pStyle w:val="Bibliography"/>
        <w:rPr>
          <w:del w:id="620" w:author="Dr Musa A. Bashir" w:date="2021-12-28T13:49:00Z"/>
        </w:rPr>
      </w:pPr>
      <w:bookmarkStart w:id="621" w:name="ref-solaUnderweightOverweightObesity2011"/>
      <w:bookmarkEnd w:id="618"/>
      <w:del w:id="622" w:author="Dr Musa A. Bashir" w:date="2021-12-28T13:49:00Z">
        <w:r w:rsidDel="008B513F">
          <w:delText xml:space="preserve">66. </w:delText>
        </w:r>
        <w:r w:rsidDel="008B513F">
          <w:tab/>
          <w:delText xml:space="preserve">Sola AO, Steven AO, Kayode JA, Olayinka AO. Underweight, overweight and obesity in adults Nigerians living in rural and urban communities of Benue State. Annals of African Medicine. 2011 Jan;10(2):139. </w:delText>
        </w:r>
      </w:del>
    </w:p>
    <w:p w:rsidR="00360AD0" w:rsidDel="008B513F" w:rsidRDefault="003C67DE" w:rsidP="008B513F">
      <w:pPr>
        <w:pStyle w:val="Bibliography"/>
        <w:rPr>
          <w:del w:id="623" w:author="Dr Musa A. Bashir" w:date="2021-12-28T13:49:00Z"/>
        </w:rPr>
      </w:pPr>
      <w:bookmarkStart w:id="624" w:name="X0635fbb70d2a19b152702cba65d0526b2511a06"/>
      <w:bookmarkEnd w:id="621"/>
      <w:del w:id="625" w:author="Dr Musa A. Bashir" w:date="2021-12-28T13:49:00Z">
        <w:r w:rsidDel="008B513F">
          <w:delText xml:space="preserve">67. </w:delText>
        </w:r>
        <w:r w:rsidDel="008B513F">
          <w:tab/>
          <w:delText xml:space="preserve">Ulasi II, Ijoma CK, Onodugo OD. A community-based study of hypertension and cardio-metabolic syndrome in semi-urban and rural communities in Nigeria. BMC Health Services Research. 2010 Mar;10(1):71. </w:delText>
        </w:r>
      </w:del>
    </w:p>
    <w:p w:rsidR="003C7A7E" w:rsidRDefault="003C7A7E" w:rsidP="003C7A7E">
      <w:pPr>
        <w:spacing w:line="360" w:lineRule="auto"/>
        <w:rPr>
          <w:b/>
          <w:bCs/>
          <w:sz w:val="28"/>
          <w:szCs w:val="28"/>
        </w:rPr>
      </w:pPr>
      <w:r>
        <w:rPr>
          <w:rFonts w:hint="eastAsia"/>
          <w:b/>
          <w:bCs/>
          <w:sz w:val="28"/>
          <w:szCs w:val="28"/>
        </w:rPr>
        <w:t>Figure, Table</w:t>
      </w:r>
      <w:r>
        <w:rPr>
          <w:b/>
          <w:bCs/>
          <w:sz w:val="28"/>
          <w:szCs w:val="28"/>
        </w:rPr>
        <w:t xml:space="preserve"> and Supplementary Material</w:t>
      </w:r>
      <w:r>
        <w:rPr>
          <w:rFonts w:hint="eastAsia"/>
          <w:b/>
          <w:bCs/>
          <w:sz w:val="28"/>
          <w:szCs w:val="28"/>
        </w:rPr>
        <w:t xml:space="preserve"> </w:t>
      </w:r>
      <w:r>
        <w:rPr>
          <w:b/>
          <w:bCs/>
          <w:sz w:val="28"/>
          <w:szCs w:val="28"/>
        </w:rPr>
        <w:t>Captions</w:t>
      </w:r>
    </w:p>
    <w:p w:rsidR="003C7A7E" w:rsidRDefault="003C7A7E" w:rsidP="003C7A7E">
      <w:pPr>
        <w:pStyle w:val="ImageCaption"/>
      </w:pPr>
      <w:r>
        <w:t>Figure 3.1: Results of the Search Strategy</w:t>
      </w:r>
    </w:p>
    <w:p w:rsidR="003C7A7E" w:rsidRDefault="003C7A7E" w:rsidP="003C7A7E">
      <w:pPr>
        <w:pStyle w:val="ImageCaption"/>
      </w:pPr>
      <w:r>
        <w:t>Figure 3.2: Characteristics of the Included Studies: age distribution (plot A), size distribution (plot B), residence of the participants (plot C) and Criteria of Central Obesity (plot D)</w:t>
      </w:r>
    </w:p>
    <w:p w:rsidR="003C7A7E" w:rsidRDefault="003C7A7E" w:rsidP="003C7A7E">
      <w:pPr>
        <w:pStyle w:val="ImageCaption"/>
      </w:pPr>
      <w:r>
        <w:t>Figure 3.3: forest plots of Pooled Central Obesity (plot A) and Mean Waist Circumference (plot B)</w:t>
      </w:r>
    </w:p>
    <w:p w:rsidR="003C7A7E" w:rsidRDefault="003C7A7E" w:rsidP="003C7A7E">
      <w:pPr>
        <w:pStyle w:val="ImageCaption"/>
      </w:pPr>
      <w:r>
        <w:t xml:space="preserve">Figure 3.4: </w:t>
      </w:r>
      <w:del w:id="626" w:author="Dr Musa A. Bashir" w:date="2021-12-28T13:51:00Z">
        <w:r w:rsidDel="008B513F">
          <w:delText>Mean Waist Circumference by Settlement</w:delText>
        </w:r>
      </w:del>
      <w:ins w:id="627" w:author="Dr Musa A. Bashir" w:date="2021-12-28T13:51:00Z">
        <w:r w:rsidR="008B513F">
          <w:t xml:space="preserve">Funnel </w:t>
        </w:r>
      </w:ins>
      <w:ins w:id="628" w:author="Dr Musa A. Bashir" w:date="2021-12-28T13:52:00Z">
        <w:r w:rsidR="008B513F">
          <w:t xml:space="preserve">Plots for the Pooled </w:t>
        </w:r>
        <w:proofErr w:type="spellStart"/>
        <w:proofErr w:type="gramStart"/>
        <w:r w:rsidR="008B513F">
          <w:t>Prevlence</w:t>
        </w:r>
        <w:proofErr w:type="spellEnd"/>
        <w:r w:rsidR="008B513F">
          <w:t xml:space="preserve"> </w:t>
        </w:r>
      </w:ins>
      <w:r>
        <w:t xml:space="preserve"> (</w:t>
      </w:r>
      <w:proofErr w:type="gramEnd"/>
      <w:r>
        <w:t>A)</w:t>
      </w:r>
      <w:ins w:id="629" w:author="Dr Musa A. Bashir" w:date="2021-12-28T13:53:00Z">
        <w:r w:rsidR="008B513F">
          <w:t xml:space="preserve"> and Mean Waist Circumference</w:t>
        </w:r>
      </w:ins>
      <w:del w:id="630" w:author="Dr Musa A. Bashir" w:date="2021-12-28T13:53:00Z">
        <w:r w:rsidDel="008B513F">
          <w:delText>, Gender</w:delText>
        </w:r>
      </w:del>
      <w:r>
        <w:t xml:space="preserve"> (B) </w:t>
      </w:r>
      <w:del w:id="631" w:author="Dr Musa A. Bashir" w:date="2021-12-28T13:53:00Z">
        <w:r w:rsidDel="008B513F">
          <w:delText>and Region(C)</w:delText>
        </w:r>
      </w:del>
    </w:p>
    <w:p w:rsidR="003C7A7E" w:rsidRDefault="003C7A7E" w:rsidP="003C7A7E">
      <w:pPr>
        <w:pStyle w:val="BodyText"/>
      </w:pPr>
      <w:r>
        <w:t>Table 3.1: Prevalence Rates by Gender, Area of Residence and Region</w:t>
      </w:r>
    </w:p>
    <w:p w:rsidR="003C7A7E" w:rsidRPr="002A4CAD" w:rsidRDefault="003C7A7E" w:rsidP="003C7A7E">
      <w:pPr>
        <w:pStyle w:val="ImageCaption"/>
        <w:rPr>
          <w:i w:val="0"/>
        </w:rPr>
      </w:pPr>
      <w:r w:rsidRPr="002A4CAD">
        <w:rPr>
          <w:i w:val="0"/>
        </w:rPr>
        <w:t xml:space="preserve">Supplemental Material S1: Map of the Six Geo-political Regions in the Country </w:t>
      </w:r>
    </w:p>
    <w:p w:rsidR="003C7A7E" w:rsidRPr="007D2AAC" w:rsidRDefault="003C7A7E" w:rsidP="003C7A7E">
      <w:pPr>
        <w:pStyle w:val="Caption"/>
        <w:keepNext/>
        <w:rPr>
          <w:rFonts w:ascii="Times New Roman" w:hAnsi="Times New Roman" w:cs="Times New Roman"/>
          <w:i w:val="0"/>
        </w:rPr>
      </w:pPr>
      <w:r>
        <w:rPr>
          <w:rFonts w:ascii="Times New Roman" w:hAnsi="Times New Roman" w:cs="Times New Roman"/>
          <w:i w:val="0"/>
        </w:rPr>
        <w:lastRenderedPageBreak/>
        <w:t xml:space="preserve">Supplemental Material S2: </w:t>
      </w:r>
      <w:r w:rsidRPr="007D2AAC">
        <w:rPr>
          <w:rFonts w:ascii="Times New Roman" w:hAnsi="Times New Roman" w:cs="Times New Roman"/>
          <w:i w:val="0"/>
        </w:rPr>
        <w:t>Modified JBI Critical Appraisal Checklist for Studies Reporting Prevalence Data</w:t>
      </w:r>
    </w:p>
    <w:p w:rsidR="003C7A7E" w:rsidRPr="002A4CAD" w:rsidRDefault="003C7A7E" w:rsidP="003C7A7E">
      <w:pPr>
        <w:pStyle w:val="Caption"/>
        <w:keepNext/>
        <w:rPr>
          <w:rFonts w:ascii="Times New Roman" w:hAnsi="Times New Roman" w:cs="Times New Roman"/>
          <w:i w:val="0"/>
        </w:rPr>
      </w:pPr>
      <w:r w:rsidRPr="002A4CAD">
        <w:rPr>
          <w:i w:val="0"/>
        </w:rPr>
        <w:t xml:space="preserve">Supplemental Material S3: </w:t>
      </w:r>
      <w:r w:rsidRPr="002A4CAD">
        <w:rPr>
          <w:rFonts w:ascii="Times New Roman" w:hAnsi="Times New Roman" w:cs="Times New Roman"/>
          <w:i w:val="0"/>
        </w:rPr>
        <w:t>Quality Appraisal of the Included Studies</w:t>
      </w:r>
    </w:p>
    <w:p w:rsidR="003C7A7E" w:rsidDel="00930770" w:rsidRDefault="003C7A7E" w:rsidP="003C7A7E">
      <w:pPr>
        <w:pStyle w:val="Bibliography"/>
        <w:rPr>
          <w:del w:id="632" w:author="Dr Musa A. Bashir" w:date="2021-12-27T16:30:00Z"/>
        </w:rPr>
      </w:pPr>
      <w:del w:id="633" w:author="Dr Musa A. Bashir" w:date="2021-12-27T16:30:00Z">
        <w:r w:rsidDel="00930770">
          <w:delText>Supplemental Material S4: Graphical Output of the Influence Analysis of the Pooled Prevalence of Central Obesity</w:delText>
        </w:r>
      </w:del>
    </w:p>
    <w:p w:rsidR="003C7A7E" w:rsidDel="00930770" w:rsidRDefault="003C7A7E" w:rsidP="003C7A7E">
      <w:pPr>
        <w:pStyle w:val="Bibliography"/>
        <w:rPr>
          <w:del w:id="634" w:author="Dr Musa A. Bashir" w:date="2021-12-27T16:30:00Z"/>
        </w:rPr>
      </w:pPr>
      <w:del w:id="635" w:author="Dr Musa A. Bashir" w:date="2021-12-27T16:30:00Z">
        <w:r w:rsidDel="00930770">
          <w:delText>Supplemental Material S5: Graphical Output of the Influence Analysis of the Pooled Mean Waist Circumference</w:delText>
        </w:r>
      </w:del>
    </w:p>
    <w:p w:rsidR="003C7A7E" w:rsidRDefault="003C7A7E" w:rsidP="003C7A7E">
      <w:pPr>
        <w:pStyle w:val="Bibliography"/>
      </w:pPr>
      <w:r>
        <w:t>Supplemental Material S</w:t>
      </w:r>
      <w:ins w:id="636" w:author="Dr Musa A. Bashir" w:date="2021-12-27T16:30:00Z">
        <w:r w:rsidR="00930770">
          <w:t>4</w:t>
        </w:r>
      </w:ins>
      <w:del w:id="637" w:author="Dr Musa A. Bashir" w:date="2021-12-27T16:30:00Z">
        <w:r w:rsidDel="00930770">
          <w:delText>6</w:delText>
        </w:r>
      </w:del>
      <w:r>
        <w:t>: Percentage Change in Measures of Heterogeneity after Fitting the Meta-regression Model</w:t>
      </w:r>
    </w:p>
    <w:p w:rsidR="003C7A7E" w:rsidRDefault="003C7A7E" w:rsidP="003C7A7E">
      <w:pPr>
        <w:pStyle w:val="Bibliography"/>
      </w:pPr>
      <w:r>
        <w:t>Supplemental Material S</w:t>
      </w:r>
      <w:ins w:id="638" w:author="Dr Musa A. Bashir" w:date="2021-12-27T16:30:00Z">
        <w:r w:rsidR="00930770">
          <w:t>5</w:t>
        </w:r>
      </w:ins>
      <w:del w:id="639" w:author="Dr Musa A. Bashir" w:date="2021-12-27T16:30:00Z">
        <w:r w:rsidDel="00930770">
          <w:delText>7</w:delText>
        </w:r>
      </w:del>
      <w:r>
        <w:t>: Meta-regression Coefficients for Pooled Prevalence (Plot A) and Mean Waist Circumference (Plot B)</w:t>
      </w:r>
    </w:p>
    <w:p w:rsidR="003C7A7E" w:rsidDel="00930770" w:rsidRDefault="003C7A7E" w:rsidP="003C7A7E">
      <w:pPr>
        <w:pStyle w:val="Bibliography"/>
        <w:rPr>
          <w:del w:id="640" w:author="Dr Musa A. Bashir" w:date="2021-12-27T16:30:00Z"/>
        </w:rPr>
      </w:pPr>
      <w:del w:id="641" w:author="Dr Musa A. Bashir" w:date="2021-12-27T16:30:00Z">
        <w:r w:rsidDel="00930770">
          <w:delText>Supplemental Material S8: Funnel Plots for the Pooled Prevalence (A) and Pooled Mean Waist Circumference (B)</w:delText>
        </w:r>
      </w:del>
    </w:p>
    <w:bookmarkEnd w:id="256"/>
    <w:bookmarkEnd w:id="268"/>
    <w:bookmarkEnd w:id="624"/>
    <w:p w:rsidR="009A2DEF" w:rsidRPr="00223898" w:rsidRDefault="009A2DEF" w:rsidP="009A2DEF">
      <w:pPr>
        <w:spacing w:before="180" w:after="180" w:line="480" w:lineRule="auto"/>
        <w:jc w:val="both"/>
        <w:rPr>
          <w:ins w:id="642" w:author="Dr Musa A. Bashir" w:date="2021-12-28T05:26:00Z"/>
          <w:rFonts w:ascii="Times New Roman" w:eastAsia="Cambria" w:hAnsi="Times New Roman" w:cs="Times New Roman"/>
        </w:rPr>
      </w:pPr>
      <w:ins w:id="643" w:author="Dr Musa A. Bashir" w:date="2021-12-28T05:26:00Z">
        <w:r>
          <w:rPr>
            <w:rFonts w:ascii="Times New Roman" w:eastAsia="Cambria" w:hAnsi="Times New Roman" w:cs="Times New Roman"/>
          </w:rPr>
          <w:t>Supplemental Material S6</w:t>
        </w:r>
        <w:r w:rsidRPr="00223898">
          <w:rPr>
            <w:rFonts w:ascii="Times New Roman" w:eastAsia="Cambria" w:hAnsi="Times New Roman" w:cs="Times New Roman"/>
          </w:rPr>
          <w:t xml:space="preserve">: </w:t>
        </w:r>
        <w:bookmarkStart w:id="644" w:name="tab:sub"/>
        <w:r>
          <w:rPr>
            <w:rFonts w:ascii="Times New Roman" w:eastAsia="Cambria" w:hAnsi="Times New Roman" w:cs="Times New Roman"/>
          </w:rPr>
          <w:t xml:space="preserve">Population Attributable Fraction of Central Obesity for Stroke,   Myocardial Infarction and Diabetes </w:t>
        </w:r>
        <w:r w:rsidRPr="00223898">
          <w:rPr>
            <w:rFonts w:ascii="Times New Roman" w:eastAsia="Cambria" w:hAnsi="Times New Roman" w:cs="Times New Roman"/>
          </w:rPr>
          <w:t>by Gender, Area of Residence and Region</w:t>
        </w:r>
        <w:bookmarkEnd w:id="644"/>
      </w:ins>
    </w:p>
    <w:p w:rsidR="003C7A7E" w:rsidRDefault="003C7A7E">
      <w:pPr>
        <w:pStyle w:val="Bibliography"/>
      </w:pPr>
    </w:p>
    <w:sectPr w:rsidR="003C7A7E" w:rsidSect="003F7483">
      <w:footerReference w:type="default" r:id="rId7"/>
      <w:pgSz w:w="12240" w:h="15840"/>
      <w:pgMar w:top="1440" w:right="1440" w:bottom="1440" w:left="216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757E" w:rsidRDefault="00E9757E">
      <w:pPr>
        <w:spacing w:after="0"/>
      </w:pPr>
      <w:r>
        <w:separator/>
      </w:r>
    </w:p>
  </w:endnote>
  <w:endnote w:type="continuationSeparator" w:id="0">
    <w:p w:rsidR="00E9757E" w:rsidRDefault="00E975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4923607"/>
      <w:docPartObj>
        <w:docPartGallery w:val="Page Numbers (Bottom of Page)"/>
        <w:docPartUnique/>
      </w:docPartObj>
    </w:sdtPr>
    <w:sdtEndPr>
      <w:rPr>
        <w:noProof/>
      </w:rPr>
    </w:sdtEndPr>
    <w:sdtContent>
      <w:p w:rsidR="005971B2" w:rsidRDefault="005971B2">
        <w:pPr>
          <w:pStyle w:val="Footer"/>
          <w:jc w:val="center"/>
        </w:pPr>
        <w:r>
          <w:fldChar w:fldCharType="begin"/>
        </w:r>
        <w:r>
          <w:instrText xml:space="preserve"> PAGE   \* MERGEFORMAT </w:instrText>
        </w:r>
        <w:r>
          <w:fldChar w:fldCharType="separate"/>
        </w:r>
        <w:r w:rsidR="00745DFC">
          <w:rPr>
            <w:noProof/>
          </w:rPr>
          <w:t>15</w:t>
        </w:r>
        <w:r>
          <w:rPr>
            <w:noProof/>
          </w:rPr>
          <w:fldChar w:fldCharType="end"/>
        </w:r>
      </w:p>
    </w:sdtContent>
  </w:sdt>
  <w:p w:rsidR="005971B2" w:rsidRDefault="005971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757E" w:rsidRDefault="00E9757E">
      <w:r>
        <w:separator/>
      </w:r>
    </w:p>
  </w:footnote>
  <w:footnote w:type="continuationSeparator" w:id="0">
    <w:p w:rsidR="00E9757E" w:rsidRDefault="00E975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A454B4C"/>
    <w:multiLevelType w:val="multilevel"/>
    <w:tmpl w:val="5008A7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nsid w:val="FFFFFF7C"/>
    <w:multiLevelType w:val="singleLevel"/>
    <w:tmpl w:val="F0C41BE8"/>
    <w:lvl w:ilvl="0">
      <w:start w:val="1"/>
      <w:numFmt w:val="decimal"/>
      <w:lvlText w:val="%1."/>
      <w:lvlJc w:val="left"/>
      <w:pPr>
        <w:tabs>
          <w:tab w:val="num" w:pos="1492"/>
        </w:tabs>
        <w:ind w:left="1492" w:hanging="360"/>
      </w:pPr>
    </w:lvl>
  </w:abstractNum>
  <w:abstractNum w:abstractNumId="2">
    <w:nsid w:val="FFFFFF7D"/>
    <w:multiLevelType w:val="singleLevel"/>
    <w:tmpl w:val="3E9E958E"/>
    <w:lvl w:ilvl="0">
      <w:start w:val="1"/>
      <w:numFmt w:val="decimal"/>
      <w:lvlText w:val="%1."/>
      <w:lvlJc w:val="left"/>
      <w:pPr>
        <w:tabs>
          <w:tab w:val="num" w:pos="1209"/>
        </w:tabs>
        <w:ind w:left="1209" w:hanging="360"/>
      </w:pPr>
    </w:lvl>
  </w:abstractNum>
  <w:abstractNum w:abstractNumId="3">
    <w:nsid w:val="FFFFFF7E"/>
    <w:multiLevelType w:val="singleLevel"/>
    <w:tmpl w:val="6A92D35E"/>
    <w:lvl w:ilvl="0">
      <w:start w:val="1"/>
      <w:numFmt w:val="decimal"/>
      <w:lvlText w:val="%1."/>
      <w:lvlJc w:val="left"/>
      <w:pPr>
        <w:tabs>
          <w:tab w:val="num" w:pos="926"/>
        </w:tabs>
        <w:ind w:left="926" w:hanging="360"/>
      </w:pPr>
    </w:lvl>
  </w:abstractNum>
  <w:abstractNum w:abstractNumId="4">
    <w:nsid w:val="FFFFFF7F"/>
    <w:multiLevelType w:val="singleLevel"/>
    <w:tmpl w:val="A3FA40D4"/>
    <w:lvl w:ilvl="0">
      <w:start w:val="1"/>
      <w:numFmt w:val="decimal"/>
      <w:lvlText w:val="%1."/>
      <w:lvlJc w:val="left"/>
      <w:pPr>
        <w:tabs>
          <w:tab w:val="num" w:pos="643"/>
        </w:tabs>
        <w:ind w:left="643" w:hanging="360"/>
      </w:pPr>
    </w:lvl>
  </w:abstractNum>
  <w:abstractNum w:abstractNumId="5">
    <w:nsid w:val="FFFFFF80"/>
    <w:multiLevelType w:val="singleLevel"/>
    <w:tmpl w:val="119CFB1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3E64E210"/>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79CF67A"/>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1AAC9242"/>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C2049F4C"/>
    <w:lvl w:ilvl="0">
      <w:start w:val="1"/>
      <w:numFmt w:val="decimal"/>
      <w:lvlText w:val="%1."/>
      <w:lvlJc w:val="left"/>
      <w:pPr>
        <w:tabs>
          <w:tab w:val="num" w:pos="360"/>
        </w:tabs>
        <w:ind w:left="360" w:hanging="360"/>
      </w:pPr>
    </w:lvl>
  </w:abstractNum>
  <w:abstractNum w:abstractNumId="10">
    <w:nsid w:val="FFFFFF89"/>
    <w:multiLevelType w:val="singleLevel"/>
    <w:tmpl w:val="DB3E86C8"/>
    <w:lvl w:ilvl="0">
      <w:start w:val="1"/>
      <w:numFmt w:val="bullet"/>
      <w:lvlText w:val=""/>
      <w:lvlJc w:val="left"/>
      <w:pPr>
        <w:tabs>
          <w:tab w:val="num" w:pos="360"/>
        </w:tabs>
        <w:ind w:left="360" w:hanging="360"/>
      </w:pPr>
      <w:rPr>
        <w:rFonts w:ascii="Symbol" w:hAnsi="Symbol" w:hint="default"/>
      </w:rPr>
    </w:lvl>
  </w:abstractNum>
  <w:abstractNum w:abstractNumId="11">
    <w:nsid w:val="2C1AE401"/>
    <w:multiLevelType w:val="multilevel"/>
    <w:tmpl w:val="BC2EBD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r Musa A. Bashir">
    <w15:presenceInfo w15:providerId="None" w15:userId="Dr Musa A. Bashi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0090B"/>
    <w:rsid w:val="00001E01"/>
    <w:rsid w:val="00011C8B"/>
    <w:rsid w:val="00054734"/>
    <w:rsid w:val="000917B3"/>
    <w:rsid w:val="000D0A69"/>
    <w:rsid w:val="0018050D"/>
    <w:rsid w:val="00197BA7"/>
    <w:rsid w:val="001A15C2"/>
    <w:rsid w:val="001C3651"/>
    <w:rsid w:val="001C4003"/>
    <w:rsid w:val="002202ED"/>
    <w:rsid w:val="002364F4"/>
    <w:rsid w:val="00240E58"/>
    <w:rsid w:val="00241C1B"/>
    <w:rsid w:val="00292B4E"/>
    <w:rsid w:val="002C5B3B"/>
    <w:rsid w:val="002F090B"/>
    <w:rsid w:val="00360AD0"/>
    <w:rsid w:val="003C67DE"/>
    <w:rsid w:val="003C7A7E"/>
    <w:rsid w:val="003F7483"/>
    <w:rsid w:val="00435EBD"/>
    <w:rsid w:val="00497B1B"/>
    <w:rsid w:val="004E29B3"/>
    <w:rsid w:val="004F72FA"/>
    <w:rsid w:val="00534B0A"/>
    <w:rsid w:val="00572240"/>
    <w:rsid w:val="00590D07"/>
    <w:rsid w:val="005971B2"/>
    <w:rsid w:val="005A1512"/>
    <w:rsid w:val="00670A19"/>
    <w:rsid w:val="0069149C"/>
    <w:rsid w:val="006D16E6"/>
    <w:rsid w:val="00745DFC"/>
    <w:rsid w:val="0075336C"/>
    <w:rsid w:val="00784D58"/>
    <w:rsid w:val="007A19DC"/>
    <w:rsid w:val="00876D8C"/>
    <w:rsid w:val="008A3A4B"/>
    <w:rsid w:val="008B513F"/>
    <w:rsid w:val="008D6863"/>
    <w:rsid w:val="008F38BA"/>
    <w:rsid w:val="00930770"/>
    <w:rsid w:val="00930ECD"/>
    <w:rsid w:val="009827DD"/>
    <w:rsid w:val="009832D5"/>
    <w:rsid w:val="00994F0E"/>
    <w:rsid w:val="009A2DEF"/>
    <w:rsid w:val="009E580D"/>
    <w:rsid w:val="009F048E"/>
    <w:rsid w:val="00A25259"/>
    <w:rsid w:val="00A41540"/>
    <w:rsid w:val="00A64D09"/>
    <w:rsid w:val="00B50903"/>
    <w:rsid w:val="00B666FE"/>
    <w:rsid w:val="00B730CD"/>
    <w:rsid w:val="00B86B75"/>
    <w:rsid w:val="00B960DF"/>
    <w:rsid w:val="00BC48D5"/>
    <w:rsid w:val="00C36279"/>
    <w:rsid w:val="00C76CF6"/>
    <w:rsid w:val="00CF7458"/>
    <w:rsid w:val="00E12278"/>
    <w:rsid w:val="00E315A3"/>
    <w:rsid w:val="00E9757E"/>
    <w:rsid w:val="00EF76DE"/>
    <w:rsid w:val="00FA7118"/>
    <w:rsid w:val="00FB1F1A"/>
    <w:rsid w:val="00FC475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F7E7C2-009C-41D4-BA74-426631A19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74395"/>
    <w:pPr>
      <w:spacing w:before="180" w:after="180" w:line="480" w:lineRule="auto"/>
      <w:jc w:val="both"/>
    </w:pPr>
    <w:rPr>
      <w:rFonts w:ascii="Times New Roman" w:hAnsi="Times New Roman"/>
    </w:rPr>
  </w:style>
  <w:style w:type="paragraph" w:customStyle="1" w:styleId="FirstParagraph">
    <w:name w:val="First Paragraph"/>
    <w:basedOn w:val="BodyText"/>
    <w:next w:val="BodyText"/>
    <w:link w:val="FirstParagraphChar"/>
    <w:autoRedefine/>
    <w:qFormat/>
    <w:rsid w:val="00F137BB"/>
    <w:pPr>
      <w:ind w:firstLine="720"/>
    </w:pPr>
  </w:style>
  <w:style w:type="paragraph" w:customStyle="1" w:styleId="Compact">
    <w:name w:val="Compact"/>
    <w:basedOn w:val="BodyText"/>
    <w:autoRedefine/>
    <w:qFormat/>
    <w:rsid w:val="00174395"/>
    <w:pPr>
      <w:spacing w:before="36" w:after="36"/>
      <w:ind w:left="720" w:hanging="480"/>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autoRedefine/>
    <w:qFormat/>
    <w:rsid w:val="00174395"/>
    <w:pPr>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FirstParagraphChar">
    <w:name w:val="First Paragraph Char"/>
    <w:basedOn w:val="BodyTextChar"/>
    <w:link w:val="FirstParagraph"/>
    <w:rsid w:val="00F137BB"/>
    <w:rPr>
      <w:rFonts w:ascii="Times New Roman" w:hAnsi="Times New Roman"/>
    </w:rPr>
  </w:style>
  <w:style w:type="character" w:customStyle="1" w:styleId="BodyTextChar">
    <w:name w:val="Body Text Char"/>
    <w:basedOn w:val="DefaultParagraphFont"/>
    <w:link w:val="BodyText"/>
    <w:rsid w:val="00174395"/>
    <w:rPr>
      <w:rFonts w:ascii="Times New Roman" w:hAnsi="Times New Roman"/>
    </w:rPr>
  </w:style>
  <w:style w:type="paragraph" w:styleId="Header">
    <w:name w:val="header"/>
    <w:basedOn w:val="Normal"/>
    <w:link w:val="HeaderChar"/>
    <w:unhideWhenUsed/>
    <w:rsid w:val="005971B2"/>
    <w:pPr>
      <w:tabs>
        <w:tab w:val="center" w:pos="4680"/>
        <w:tab w:val="right" w:pos="9360"/>
      </w:tabs>
      <w:spacing w:after="0"/>
    </w:pPr>
  </w:style>
  <w:style w:type="character" w:customStyle="1" w:styleId="HeaderChar">
    <w:name w:val="Header Char"/>
    <w:basedOn w:val="DefaultParagraphFont"/>
    <w:link w:val="Header"/>
    <w:rsid w:val="005971B2"/>
  </w:style>
  <w:style w:type="paragraph" w:styleId="Footer">
    <w:name w:val="footer"/>
    <w:basedOn w:val="Normal"/>
    <w:link w:val="FooterChar"/>
    <w:uiPriority w:val="99"/>
    <w:unhideWhenUsed/>
    <w:rsid w:val="005971B2"/>
    <w:pPr>
      <w:tabs>
        <w:tab w:val="center" w:pos="4680"/>
        <w:tab w:val="right" w:pos="9360"/>
      </w:tabs>
      <w:spacing w:after="0"/>
    </w:pPr>
  </w:style>
  <w:style w:type="character" w:customStyle="1" w:styleId="FooterChar">
    <w:name w:val="Footer Char"/>
    <w:basedOn w:val="DefaultParagraphFont"/>
    <w:link w:val="Footer"/>
    <w:uiPriority w:val="99"/>
    <w:rsid w:val="00597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517496">
      <w:bodyDiv w:val="1"/>
      <w:marLeft w:val="0"/>
      <w:marRight w:val="0"/>
      <w:marTop w:val="0"/>
      <w:marBottom w:val="0"/>
      <w:divBdr>
        <w:top w:val="none" w:sz="0" w:space="0" w:color="auto"/>
        <w:left w:val="none" w:sz="0" w:space="0" w:color="auto"/>
        <w:bottom w:val="none" w:sz="0" w:space="0" w:color="auto"/>
        <w:right w:val="none" w:sz="0" w:space="0" w:color="auto"/>
      </w:divBdr>
    </w:div>
    <w:div w:id="996689555">
      <w:bodyDiv w:val="1"/>
      <w:marLeft w:val="0"/>
      <w:marRight w:val="0"/>
      <w:marTop w:val="0"/>
      <w:marBottom w:val="0"/>
      <w:divBdr>
        <w:top w:val="none" w:sz="0" w:space="0" w:color="auto"/>
        <w:left w:val="none" w:sz="0" w:space="0" w:color="auto"/>
        <w:bottom w:val="none" w:sz="0" w:space="0" w:color="auto"/>
        <w:right w:val="none" w:sz="0" w:space="0" w:color="auto"/>
      </w:divBdr>
    </w:div>
    <w:div w:id="1740788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994</TotalTime>
  <Pages>31</Pages>
  <Words>9726</Words>
  <Characters>55442</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Prevalence of Central Obesity in Nigeria; A Systematic Review and Meta-Analysis</vt:lpstr>
    </vt:vector>
  </TitlesOfParts>
  <Company>HP</Company>
  <LinksUpToDate>false</LinksUpToDate>
  <CharactersWithSpaces>65038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Prevalence of Central Obesity in Nigeria; A Systematic Review and Meta-Analysis</dc:title>
  <dc:subject/>
  <dc:creator>M. A. Bashira,* , A. I. Yahayab, Mukhtar Muhammadc, A.H. Yusufd, I.G. Mukhtare</dc:creator>
  <cp:keywords/>
  <dc:description/>
  <cp:lastModifiedBy>Dr Musa A. Bashir</cp:lastModifiedBy>
  <cp:revision>9</cp:revision>
  <dcterms:created xsi:type="dcterms:W3CDTF">2021-09-17T10:26:00Z</dcterms:created>
  <dcterms:modified xsi:type="dcterms:W3CDTF">2021-12-28T13:53:00Z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ref.bib</vt:lpwstr>
  </property>
  <property fmtid="{D5CDD505-2E9C-101B-9397-08002B2CF9AE}" pid="3" name="csl">
    <vt:lpwstr>vancouver-superscript</vt:lpwstr>
  </property>
  <property fmtid="{D5CDD505-2E9C-101B-9397-08002B2CF9AE}" pid="4" name="date">
    <vt:lpwstr>2021-09-17</vt:lpwstr>
  </property>
  <property fmtid="{D5CDD505-2E9C-101B-9397-08002B2CF9AE}" pid="5" name="nocite">
    <vt:lpwstr>@*</vt:lpwstr>
  </property>
  <property fmtid="{D5CDD505-2E9C-101B-9397-08002B2CF9AE}" pid="6" name="output">
    <vt:lpwstr/>
  </property>
</Properties>
</file>